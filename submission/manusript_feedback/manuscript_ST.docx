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8D269B" w14:textId="77777777" w:rsidR="003106A6" w:rsidRDefault="007E0AFF">
      <w:pPr>
        <w:pStyle w:val="Heading1"/>
      </w:pPr>
      <w:bookmarkStart w:id="0" w:name="X8c212c3b4f5dac005fd7812a4d8931522e7fe11"/>
      <w:r>
        <w:t xml:space="preserve">The gut microbiota </w:t>
      </w:r>
      <w:commentRangeStart w:id="1"/>
      <w:r>
        <w:t>potentiates</w:t>
      </w:r>
      <w:commentRangeEnd w:id="1"/>
      <w:r w:rsidR="00F80268">
        <w:rPr>
          <w:rStyle w:val="CommentReference"/>
          <w:rFonts w:asciiTheme="minorHAnsi" w:eastAsiaTheme="minorHAnsi" w:hAnsiTheme="minorHAnsi" w:cstheme="minorBidi"/>
          <w:b w:val="0"/>
          <w:bCs w:val="0"/>
          <w:color w:val="auto"/>
        </w:rPr>
        <w:commentReference w:id="1"/>
      </w:r>
      <w:r>
        <w:t xml:space="preserve"> </w:t>
      </w:r>
      <w:proofErr w:type="spellStart"/>
      <w:r>
        <w:rPr>
          <w:i/>
        </w:rPr>
        <w:t>Clostridiodes</w:t>
      </w:r>
      <w:proofErr w:type="spellEnd"/>
      <w:r>
        <w:rPr>
          <w:i/>
        </w:rPr>
        <w:t xml:space="preserve"> difficile</w:t>
      </w:r>
      <w:r>
        <w:t xml:space="preserve"> infection severity.</w:t>
      </w:r>
      <w:bookmarkEnd w:id="0"/>
      <w:commentRangeStart w:id="2"/>
      <w:commentRangeEnd w:id="2"/>
      <w:r w:rsidR="00F80268">
        <w:rPr>
          <w:rStyle w:val="CommentReference"/>
          <w:rFonts w:asciiTheme="minorHAnsi" w:eastAsiaTheme="minorHAnsi" w:hAnsiTheme="minorHAnsi" w:cstheme="minorBidi"/>
          <w:b w:val="0"/>
          <w:bCs w:val="0"/>
          <w:color w:val="auto"/>
        </w:rPr>
        <w:commentReference w:id="2"/>
      </w:r>
    </w:p>
    <w:p w14:paraId="490EC779" w14:textId="77777777" w:rsidR="003106A6" w:rsidRDefault="007E0AFF">
      <w:pPr>
        <w:pStyle w:val="FirstParagraph"/>
      </w:pPr>
      <w:r>
        <w:rPr>
          <w:b/>
        </w:rPr>
        <w:t>Running title:</w:t>
      </w:r>
      <w:r>
        <w:t xml:space="preserve"> Microbiota potentiates </w:t>
      </w:r>
      <w:r>
        <w:rPr>
          <w:i/>
        </w:rPr>
        <w:t>Clostridioides difficile</w:t>
      </w:r>
      <w:r>
        <w:t xml:space="preserve"> infection severity</w:t>
      </w:r>
    </w:p>
    <w:p w14:paraId="57074B84" w14:textId="77777777" w:rsidR="003106A6" w:rsidRDefault="007E0AFF">
      <w:pPr>
        <w:pStyle w:val="BodyText"/>
      </w:pPr>
      <w:r>
        <w:t>Nicholas A. Lesniak</w:t>
      </w:r>
      <m:oMath>
        <m:sSup>
          <m:sSupPr>
            <m:ctrlPr>
              <w:rPr>
                <w:rFonts w:ascii="Cambria Math" w:hAnsi="Cambria Math"/>
              </w:rPr>
            </m:ctrlPr>
          </m:sSupPr>
          <m:e>
            <m:r>
              <w:rPr>
                <w:rFonts w:ascii="Cambria Math" w:hAnsi="Cambria Math"/>
              </w:rPr>
              <m:t>​</m:t>
            </m:r>
          </m:e>
          <m:sup>
            <m:r>
              <w:rPr>
                <w:rFonts w:ascii="Cambria Math" w:hAnsi="Cambria Math"/>
              </w:rPr>
              <m:t>1</m:t>
            </m:r>
          </m:sup>
        </m:sSup>
      </m:oMath>
      <w:r>
        <w:t>, Alyxandria M. Schubert</w:t>
      </w:r>
      <m:oMath>
        <m:sSup>
          <m:sSupPr>
            <m:ctrlPr>
              <w:rPr>
                <w:rFonts w:ascii="Cambria Math" w:hAnsi="Cambria Math"/>
              </w:rPr>
            </m:ctrlPr>
          </m:sSupPr>
          <m:e>
            <m:r>
              <w:rPr>
                <w:rFonts w:ascii="Cambria Math" w:hAnsi="Cambria Math"/>
              </w:rPr>
              <m:t>​</m:t>
            </m:r>
          </m:e>
          <m:sup>
            <m:r>
              <w:rPr>
                <w:rFonts w:ascii="Cambria Math" w:hAnsi="Cambria Math"/>
              </w:rPr>
              <m:t>1</m:t>
            </m:r>
          </m:sup>
        </m:sSup>
      </m:oMath>
      <w:r>
        <w:t>, Kaitlyn Flynn</w:t>
      </w:r>
      <m:oMath>
        <m:sSup>
          <m:sSupPr>
            <m:ctrlPr>
              <w:rPr>
                <w:rFonts w:ascii="Cambria Math" w:hAnsi="Cambria Math"/>
              </w:rPr>
            </m:ctrlPr>
          </m:sSupPr>
          <m:e>
            <m:r>
              <w:rPr>
                <w:rFonts w:ascii="Cambria Math" w:hAnsi="Cambria Math"/>
              </w:rPr>
              <m:t>​</m:t>
            </m:r>
          </m:e>
          <m:sup>
            <m:r>
              <w:rPr>
                <w:rFonts w:ascii="Cambria Math" w:hAnsi="Cambria Math"/>
              </w:rPr>
              <m:t>1</m:t>
            </m:r>
          </m:sup>
        </m:sSup>
      </m:oMath>
      <w:r>
        <w:t>, Hamide Sinani</w:t>
      </w:r>
      <m:oMath>
        <m:sSup>
          <m:sSupPr>
            <m:ctrlPr>
              <w:rPr>
                <w:rFonts w:ascii="Cambria Math" w:hAnsi="Cambria Math"/>
              </w:rPr>
            </m:ctrlPr>
          </m:sSupPr>
          <m:e>
            <m:r>
              <w:rPr>
                <w:rFonts w:ascii="Cambria Math" w:hAnsi="Cambria Math"/>
              </w:rPr>
              <m:t>​</m:t>
            </m:r>
          </m:e>
          <m:sup>
            <m:r>
              <w:rPr>
                <w:rFonts w:ascii="Cambria Math" w:hAnsi="Cambria Math"/>
              </w:rPr>
              <m:t>1</m:t>
            </m:r>
          </m:sup>
        </m:sSup>
      </m:oMath>
      <w:r>
        <w:t>, Kathyrn A. Eaton</w:t>
      </w:r>
      <m:oMath>
        <m:sSup>
          <m:sSupPr>
            <m:ctrlPr>
              <w:rPr>
                <w:rFonts w:ascii="Cambria Math" w:hAnsi="Cambria Math"/>
              </w:rPr>
            </m:ctrlPr>
          </m:sSupPr>
          <m:e>
            <m:r>
              <w:rPr>
                <w:rFonts w:ascii="Cambria Math" w:hAnsi="Cambria Math"/>
              </w:rPr>
              <m:t>​</m:t>
            </m:r>
          </m:e>
          <m:sup>
            <m:r>
              <w:rPr>
                <w:rFonts w:ascii="Cambria Math" w:hAnsi="Cambria Math"/>
              </w:rPr>
              <m:t>1</m:t>
            </m:r>
          </m:sup>
        </m:sSup>
      </m:oMath>
      <w:r>
        <w:t>, Ingrid L. Bergin</w:t>
      </w:r>
      <m:oMath>
        <m:sSup>
          <m:sSupPr>
            <m:ctrlPr>
              <w:rPr>
                <w:rFonts w:ascii="Cambria Math" w:hAnsi="Cambria Math"/>
              </w:rPr>
            </m:ctrlPr>
          </m:sSupPr>
          <m:e>
            <m:r>
              <w:rPr>
                <w:rFonts w:ascii="Cambria Math" w:hAnsi="Cambria Math"/>
              </w:rPr>
              <m:t>​</m:t>
            </m:r>
          </m:e>
          <m:sup>
            <m:r>
              <w:rPr>
                <w:rFonts w:ascii="Cambria Math" w:hAnsi="Cambria Math"/>
              </w:rPr>
              <m:t>2</m:t>
            </m:r>
          </m:sup>
        </m:sSup>
      </m:oMath>
      <w:r>
        <w:t>, Patrick D. Schloss</w:t>
      </w:r>
      <m:oMath>
        <m:sSup>
          <m:sSupPr>
            <m:ctrlPr>
              <w:rPr>
                <w:rFonts w:ascii="Cambria Math" w:hAnsi="Cambria Math"/>
              </w:rPr>
            </m:ctrlPr>
          </m:sSupPr>
          <m:e>
            <m:r>
              <w:rPr>
                <w:rFonts w:ascii="Cambria Math" w:hAnsi="Cambria Math"/>
              </w:rPr>
              <m:t>​</m:t>
            </m:r>
          </m:e>
          <m:sup>
            <m:r>
              <w:rPr>
                <w:rFonts w:ascii="Cambria Math" w:hAnsi="Cambria Math"/>
              </w:rPr>
              <m:t>1,†</m:t>
            </m:r>
          </m:sup>
        </m:sSup>
      </m:oMath>
    </w:p>
    <w:p w14:paraId="4DE8E9A2" w14:textId="77777777" w:rsidR="003106A6" w:rsidRDefault="007E0AFF">
      <w:pPr>
        <w:pStyle w:val="BodyText"/>
      </w:pPr>
      <m:oMath>
        <m:r>
          <w:rPr>
            <w:rFonts w:ascii="Cambria Math" w:hAnsi="Cambria Math"/>
          </w:rPr>
          <m:t>†</m:t>
        </m:r>
      </m:oMath>
      <w:r>
        <w:t xml:space="preserve"> To whom correspondence should be addressed: </w:t>
      </w:r>
      <w:hyperlink r:id="rId11">
        <w:r>
          <w:rPr>
            <w:rStyle w:val="Hyperlink"/>
          </w:rPr>
          <w:t>pschloss@umich.edu</w:t>
        </w:r>
      </w:hyperlink>
      <w:r>
        <w:br/>
        <w:t>1. Department of Microbiology and Immunology, University of Michigan, Ann Arbor, MI</w:t>
      </w:r>
      <w:r>
        <w:br/>
        <w:t>2. Unit for Laboratory Animal Medicine, University of Michigan, Ann Arbor, MI</w:t>
      </w:r>
    </w:p>
    <w:p w14:paraId="7B57CE27" w14:textId="77777777" w:rsidR="003106A6" w:rsidRDefault="007E0AFF">
      <w:r>
        <w:br w:type="page"/>
      </w:r>
    </w:p>
    <w:p w14:paraId="728CBA5B" w14:textId="77777777" w:rsidR="003106A6" w:rsidRDefault="007E0AFF">
      <w:pPr>
        <w:pStyle w:val="Heading2"/>
      </w:pPr>
      <w:bookmarkStart w:id="3" w:name="abstract"/>
      <w:r>
        <w:lastRenderedPageBreak/>
        <w:t>Abstract</w:t>
      </w:r>
      <w:bookmarkEnd w:id="3"/>
    </w:p>
    <w:p w14:paraId="1BD62F92" w14:textId="29AD3975" w:rsidR="003106A6" w:rsidRDefault="007E0AFF">
      <w:pPr>
        <w:pStyle w:val="FirstParagraph"/>
      </w:pPr>
      <w:commentRangeStart w:id="4"/>
      <w:r>
        <w:rPr>
          <w:i/>
        </w:rPr>
        <w:t>Clostridioides difficile</w:t>
      </w:r>
      <w:r>
        <w:t xml:space="preserve"> infection has become more common and severe in the last few decades. Patient age, white blood cell count, creatinine levels as well as </w:t>
      </w:r>
      <w:r>
        <w:rPr>
          <w:i/>
        </w:rPr>
        <w:t>C. difficile</w:t>
      </w:r>
      <w:r>
        <w:t xml:space="preserve"> ribotype and the presence of toxin genes have been associated with disease severity. However, models based on those data to identify patients with CDI that will develop severe disease have not been robust enough to be broadly applied. These models are input from our understanding of </w:t>
      </w:r>
      <w:r>
        <w:rPr>
          <w:i/>
        </w:rPr>
        <w:t>C. difficile</w:t>
      </w:r>
      <w:r>
        <w:t xml:space="preserve"> interactions with the gut environment. The gut bacteria are a key determinant in </w:t>
      </w:r>
      <w:r>
        <w:rPr>
          <w:i/>
        </w:rPr>
        <w:t>C. difficile</w:t>
      </w:r>
      <w:r>
        <w:t xml:space="preserve"> infection. CDI is dependent on perturbations in the bacterial community in order to colonize the gut. The gut microbiota also impairs </w:t>
      </w:r>
      <w:r>
        <w:rPr>
          <w:i/>
        </w:rPr>
        <w:t>C. difficile</w:t>
      </w:r>
      <w:r>
        <w:t xml:space="preserve"> colonization through bile acid metabolism, nutrient consumption and bacteriocin production. However, it is unclear if the gut bacteria affect the disease severity resulting from that colonization. </w:t>
      </w:r>
      <w:commentRangeEnd w:id="4"/>
      <w:r w:rsidR="00F80268">
        <w:rPr>
          <w:rStyle w:val="CommentReference"/>
        </w:rPr>
        <w:commentReference w:id="4"/>
      </w:r>
      <w:r>
        <w:t xml:space="preserve">Here we have shown gut bacterial communities contribute to disease severity variation. We created diverse gut communities by colonizing germ-free mice with human fecal communities. </w:t>
      </w:r>
      <w:del w:id="5" w:author="Tomkovich, Sarah" w:date="2021-11-01T18:12:00Z">
        <w:r w:rsidDel="00F80268">
          <w:delText xml:space="preserve">They </w:delText>
        </w:r>
      </w:del>
      <w:ins w:id="6" w:author="Tomkovich, Sarah" w:date="2021-11-01T18:12:00Z">
        <w:r w:rsidR="00F80268">
          <w:t xml:space="preserve">The mice </w:t>
        </w:r>
      </w:ins>
      <w:r>
        <w:t xml:space="preserve">were then infected with </w:t>
      </w:r>
      <w:r>
        <w:rPr>
          <w:i/>
        </w:rPr>
        <w:t>C. difficile</w:t>
      </w:r>
      <w:r>
        <w:t xml:space="preserve"> which resulted in differed disease </w:t>
      </w:r>
      <w:commentRangeStart w:id="7"/>
      <w:r>
        <w:t>severities</w:t>
      </w:r>
      <w:commentRangeEnd w:id="7"/>
      <w:r w:rsidR="00F80268">
        <w:rPr>
          <w:rStyle w:val="CommentReference"/>
        </w:rPr>
        <w:commentReference w:id="7"/>
      </w:r>
      <w:r>
        <w:t xml:space="preserve">. The severity grouped by the human fecal community they received. Generally, facultative anaerobes with pathogenic potential, such as </w:t>
      </w:r>
      <w:commentRangeStart w:id="8"/>
      <w:r>
        <w:t>Escherichia, Helicobacter and Klebsiella</w:t>
      </w:r>
      <w:commentRangeEnd w:id="8"/>
      <w:r w:rsidR="00F80268">
        <w:rPr>
          <w:rStyle w:val="CommentReference"/>
        </w:rPr>
        <w:commentReference w:id="8"/>
      </w:r>
      <w:r>
        <w:t xml:space="preserve">, were associated with more severe disease. Bacterial groups associated with dietary fiber degradation, such as Coprobacillus, were associated with reduced disease severity. Lastly, we showed communities that resulted in either low or high histopathologic scores or severe disease had the same outcome when infected with a different </w:t>
      </w:r>
      <w:r>
        <w:rPr>
          <w:i/>
        </w:rPr>
        <w:t>C. difficile</w:t>
      </w:r>
      <w:r>
        <w:t xml:space="preserve"> </w:t>
      </w:r>
      <w:commentRangeStart w:id="9"/>
      <w:r>
        <w:t>isolate.</w:t>
      </w:r>
      <w:commentRangeEnd w:id="9"/>
      <w:r w:rsidR="007753A8">
        <w:rPr>
          <w:rStyle w:val="CommentReference"/>
        </w:rPr>
        <w:commentReference w:id="9"/>
      </w:r>
    </w:p>
    <w:p w14:paraId="02EBA6EB" w14:textId="77777777" w:rsidR="003106A6" w:rsidRDefault="007E0AFF">
      <w:pPr>
        <w:pStyle w:val="Heading2"/>
      </w:pPr>
      <w:bookmarkStart w:id="10" w:name="importance"/>
      <w:r>
        <w:t>Importance</w:t>
      </w:r>
      <w:bookmarkEnd w:id="10"/>
    </w:p>
    <w:p w14:paraId="256F45A9" w14:textId="49F3DEEA" w:rsidR="003106A6" w:rsidRDefault="007E0AFF">
      <w:pPr>
        <w:pStyle w:val="FirstParagraph"/>
      </w:pPr>
      <w:r>
        <w:t xml:space="preserve">Clostridioides difficile infection (CDI) causes a range of disease from asymptomatic to mild diarrhea to severe outcomes </w:t>
      </w:r>
      <w:del w:id="11" w:author="Tomkovich, Sarah" w:date="2021-11-01T18:26:00Z">
        <w:r w:rsidDel="004B6FC4">
          <w:delText xml:space="preserve">of </w:delText>
        </w:r>
      </w:del>
      <w:ins w:id="12" w:author="Tomkovich, Sarah" w:date="2021-11-01T18:26:00Z">
        <w:r w:rsidR="004B6FC4">
          <w:t xml:space="preserve">such as </w:t>
        </w:r>
      </w:ins>
      <w:commentRangeStart w:id="13"/>
      <w:r>
        <w:t xml:space="preserve">recurrent infections </w:t>
      </w:r>
      <w:commentRangeEnd w:id="13"/>
      <w:r w:rsidR="004B6FC4">
        <w:rPr>
          <w:rStyle w:val="CommentReference"/>
        </w:rPr>
        <w:commentReference w:id="13"/>
      </w:r>
      <w:r>
        <w:t xml:space="preserve">and even death. Models that predict severity and treatment decisions are based on clinical factors and </w:t>
      </w:r>
      <w:r>
        <w:rPr>
          <w:i/>
        </w:rPr>
        <w:t>C. difficile</w:t>
      </w:r>
      <w:r>
        <w:t xml:space="preserve"> </w:t>
      </w:r>
      <w:commentRangeStart w:id="14"/>
      <w:r>
        <w:t>capabilities</w:t>
      </w:r>
      <w:commentRangeEnd w:id="14"/>
      <w:r w:rsidR="004B6FC4">
        <w:rPr>
          <w:rStyle w:val="CommentReference"/>
        </w:rPr>
        <w:commentReference w:id="14"/>
      </w:r>
      <w:r>
        <w:t xml:space="preserve">. </w:t>
      </w:r>
      <w:commentRangeStart w:id="15"/>
      <w:r>
        <w:t>But currently the gut microbiome, the primary protector against CDI, has not been accounted for its effect on CDI disease severity</w:t>
      </w:r>
      <w:commentRangeEnd w:id="15"/>
      <w:r w:rsidR="004B6FC4">
        <w:rPr>
          <w:rStyle w:val="CommentReference"/>
        </w:rPr>
        <w:commentReference w:id="15"/>
      </w:r>
      <w:r>
        <w:t xml:space="preserve">. We demonstrated variation in the microbiome of mice colonized with human feces was sufficient to result in a range of disease severities. Our </w:t>
      </w:r>
      <w:commentRangeStart w:id="16"/>
      <w:r>
        <w:t xml:space="preserve">results show groups of bacteria contribute </w:t>
      </w:r>
      <w:commentRangeEnd w:id="16"/>
      <w:r w:rsidR="004B6FC4">
        <w:rPr>
          <w:rStyle w:val="CommentReference"/>
        </w:rPr>
        <w:commentReference w:id="16"/>
      </w:r>
      <w:r>
        <w:t xml:space="preserve">to the development of disease in </w:t>
      </w:r>
      <w:r>
        <w:rPr>
          <w:i/>
        </w:rPr>
        <w:t>C. difficile</w:t>
      </w:r>
      <w:r>
        <w:t xml:space="preserve"> infections. Gut bacterial community data from patients with CDI could improve our ability to identify patients more at risk for severe disease and improve interventions which treat the gut bacteria to reduce host damage.</w:t>
      </w:r>
    </w:p>
    <w:p w14:paraId="38D03864" w14:textId="77777777" w:rsidR="003106A6" w:rsidRDefault="007E0AFF">
      <w:r>
        <w:br w:type="page"/>
      </w:r>
    </w:p>
    <w:p w14:paraId="27103690" w14:textId="77777777" w:rsidR="003106A6" w:rsidRDefault="007E0AFF">
      <w:pPr>
        <w:pStyle w:val="Heading2"/>
      </w:pPr>
      <w:bookmarkStart w:id="17" w:name="introduction"/>
      <w:commentRangeStart w:id="18"/>
      <w:r>
        <w:lastRenderedPageBreak/>
        <w:t>Introduction</w:t>
      </w:r>
      <w:bookmarkEnd w:id="17"/>
      <w:commentRangeEnd w:id="18"/>
      <w:r w:rsidR="00B43421">
        <w:rPr>
          <w:rStyle w:val="CommentReference"/>
          <w:rFonts w:asciiTheme="minorHAnsi" w:eastAsiaTheme="minorHAnsi" w:hAnsiTheme="minorHAnsi" w:cstheme="minorBidi"/>
          <w:b w:val="0"/>
          <w:bCs w:val="0"/>
          <w:color w:val="auto"/>
        </w:rPr>
        <w:commentReference w:id="18"/>
      </w:r>
    </w:p>
    <w:p w14:paraId="3409EACF" w14:textId="652E3F0A" w:rsidR="003106A6" w:rsidRDefault="007E0AFF">
      <w:pPr>
        <w:pStyle w:val="FirstParagraph"/>
      </w:pPr>
      <w:r>
        <w:rPr>
          <w:i/>
        </w:rPr>
        <w:t>Clostridioides difficile</w:t>
      </w:r>
      <w:r>
        <w:t xml:space="preserve"> infections (CDI) have been increasing in incidence and severity since </w:t>
      </w:r>
      <w:r>
        <w:rPr>
          <w:i/>
        </w:rPr>
        <w:t>C. difficile</w:t>
      </w:r>
      <w:r>
        <w:t xml:space="preserve"> was first identified as a pathogen. It was first identified in 1931 in a healthy fecal community [CITATION]. But then in the late 1970s, following the introduction of broad-spectrum antibiotics, </w:t>
      </w:r>
      <w:r>
        <w:rPr>
          <w:i/>
        </w:rPr>
        <w:t>C. difficile</w:t>
      </w:r>
      <w:r>
        <w:t xml:space="preserve"> was identified as the cause of antibiotic-associated psuedomembranous colitis [CITATION]. Beginning in the early 2000s, CDI became more problematic with increasing incidences and severity [CITATION]. Disease severities can range from asymptomatic to mild diarrhea to toxic megacolon and death. This severity has been associated with characteristics of </w:t>
      </w:r>
      <w:r>
        <w:rPr>
          <w:i/>
        </w:rPr>
        <w:t>C. difficile</w:t>
      </w:r>
      <w:r>
        <w:t xml:space="preserve"> ribotypes and host factors. Over time more pathogenic ribotypes have emerged, such as ribotype 027 in the early 2000s. The presence of the genes for Toxin A/B or fluoroquinolon</w:t>
      </w:r>
      <w:ins w:id="19" w:author="Tomkovich, Sarah" w:date="2021-11-01T18:34:00Z">
        <w:r w:rsidR="004B6FC4">
          <w:t>e</w:t>
        </w:r>
      </w:ins>
      <w:r>
        <w:t xml:space="preserve"> </w:t>
      </w:r>
      <w:proofErr w:type="spellStart"/>
      <w:r>
        <w:t>resistence</w:t>
      </w:r>
      <w:proofErr w:type="spellEnd"/>
      <w:r>
        <w:t xml:space="preserve"> has been associated with more severe disease [CITATION]. Binary toxin, while</w:t>
      </w:r>
      <w:del w:id="20" w:author="Tomkovich, Sarah" w:date="2021-11-01T18:34:00Z">
        <w:r w:rsidDel="004B6FC4">
          <w:delText xml:space="preserve"> alone</w:delText>
        </w:r>
      </w:del>
      <w:r>
        <w:t xml:space="preserve"> insufficient to cause damage on it</w:t>
      </w:r>
      <w:ins w:id="21" w:author="Tomkovich, Sarah" w:date="2021-11-01T18:34:00Z">
        <w:r w:rsidR="004B6FC4">
          <w:t>s</w:t>
        </w:r>
      </w:ins>
      <w:r>
        <w:t xml:space="preserve"> own, </w:t>
      </w:r>
      <w:del w:id="22" w:author="Tomkovich, Sarah" w:date="2021-11-01T18:35:00Z">
        <w:r w:rsidDel="004B6FC4">
          <w:delText xml:space="preserve">when in the presence of Toxin A/B </w:delText>
        </w:r>
      </w:del>
      <w:r>
        <w:t>has been associated with increased virulence</w:t>
      </w:r>
      <w:ins w:id="23" w:author="Tomkovich, Sarah" w:date="2021-11-01T18:35:00Z">
        <w:r w:rsidR="004B6FC4">
          <w:t xml:space="preserve"> when in the presence of </w:t>
        </w:r>
        <w:proofErr w:type="gramStart"/>
        <w:r w:rsidR="004B6FC4">
          <w:t>Toxin</w:t>
        </w:r>
        <w:proofErr w:type="gramEnd"/>
        <w:r w:rsidR="004B6FC4">
          <w:t xml:space="preserve"> A/B</w:t>
        </w:r>
      </w:ins>
      <w:r>
        <w:t xml:space="preserve"> [CITATION]. Mutations in</w:t>
      </w:r>
      <w:commentRangeStart w:id="24"/>
      <w:r>
        <w:t xml:space="preserve"> </w:t>
      </w:r>
      <w:proofErr w:type="spellStart"/>
      <w:r>
        <w:t>tcd</w:t>
      </w:r>
      <w:del w:id="25" w:author="Tomkovich, Sarah" w:date="2021-11-01T18:35:00Z">
        <w:r w:rsidDel="004B6FC4">
          <w:delText xml:space="preserve"> </w:delText>
        </w:r>
      </w:del>
      <w:r>
        <w:t>C</w:t>
      </w:r>
      <w:proofErr w:type="spellEnd"/>
      <w:r>
        <w:t xml:space="preserve">, </w:t>
      </w:r>
      <w:commentRangeEnd w:id="24"/>
      <w:r w:rsidR="004B6FC4">
        <w:rPr>
          <w:rStyle w:val="CommentReference"/>
        </w:rPr>
        <w:commentReference w:id="24"/>
      </w:r>
      <w:r>
        <w:t xml:space="preserve">the negative regulator of of toxin transcription, also increased the virulence of </w:t>
      </w:r>
      <w:r>
        <w:rPr>
          <w:i/>
        </w:rPr>
        <w:t>C. difficile</w:t>
      </w:r>
      <w:r>
        <w:t xml:space="preserve"> [CITATION]. In addition to the pathogenic potential of </w:t>
      </w:r>
      <w:ins w:id="26" w:author="Tomkovich, Sarah" w:date="2021-11-01T18:36:00Z">
        <w:r w:rsidR="00B021BC">
          <w:rPr>
            <w:i/>
          </w:rPr>
          <w:t>C. difficile</w:t>
        </w:r>
      </w:ins>
      <w:del w:id="27" w:author="Tomkovich, Sarah" w:date="2021-11-01T18:36:00Z">
        <w:r w:rsidDel="00B021BC">
          <w:delText>the infecting strain</w:delText>
        </w:r>
      </w:del>
      <w:r>
        <w:t xml:space="preserve">, the response by the host also affects the disease severity. Delayed or reduced production of antibodies IgG and IgA can result in more severe disease [CITATION]. Increased neutrophil inflitration can lead to worse outcomes [CITATION]. In addition to the immune response, increased density of the toxin receptor on the host cells can increase the severity of the infection [CITATION]. </w:t>
      </w:r>
      <w:commentRangeStart w:id="28"/>
      <w:r>
        <w:t xml:space="preserve">While there is a thorough understanding of many of the mechanisms driving </w:t>
      </w:r>
      <w:del w:id="29" w:author="Tomkovich, Sarah" w:date="2021-11-01T18:37:00Z">
        <w:r w:rsidDel="00B021BC">
          <w:delText xml:space="preserve">in </w:delText>
        </w:r>
      </w:del>
      <w:r>
        <w:t>CDI incidence and disease severity, there still is not effective tools to reduce the risk of severe disease.</w:t>
      </w:r>
      <w:commentRangeEnd w:id="28"/>
      <w:r w:rsidR="00B021BC">
        <w:rPr>
          <w:rStyle w:val="CommentReference"/>
        </w:rPr>
        <w:commentReference w:id="28"/>
      </w:r>
    </w:p>
    <w:p w14:paraId="7B81DF63" w14:textId="2C63A6E9" w:rsidR="003106A6" w:rsidRDefault="007E0AFF">
      <w:pPr>
        <w:pStyle w:val="BodyText"/>
      </w:pPr>
      <w:r>
        <w:t xml:space="preserve">Models have been developed to identify patients at risk for severe CDI but have not been robust for broad application (1). These models utilize patient related data, such as patient age, white blood cell count, serum albumin levels, and creatinine levels, to predict disease severity. In their initial publication, these models perform well </w:t>
      </w:r>
      <w:del w:id="30" w:author="Tomkovich, Sarah" w:date="2021-11-01T18:38:00Z">
        <w:r w:rsidDel="00B021BC">
          <w:delText>enough for publication</w:delText>
        </w:r>
      </w:del>
      <w:ins w:id="31" w:author="Tomkovich, Sarah" w:date="2021-11-01T18:38:00Z">
        <w:r w:rsidR="00B021BC">
          <w:t xml:space="preserve">based on a single </w:t>
        </w:r>
        <w:proofErr w:type="gramStart"/>
        <w:r w:rsidR="00B021BC">
          <w:t>dataset?</w:t>
        </w:r>
      </w:ins>
      <w:r>
        <w:t>.</w:t>
      </w:r>
      <w:proofErr w:type="gramEnd"/>
      <w:r>
        <w:t xml:space="preserve"> </w:t>
      </w:r>
      <w:proofErr w:type="gramStart"/>
      <w:r>
        <w:t>However</w:t>
      </w:r>
      <w:proofErr w:type="gramEnd"/>
      <w:r>
        <w:t xml:space="preserve"> when Perry et al applied </w:t>
      </w:r>
      <w:commentRangeStart w:id="32"/>
      <w:r>
        <w:t xml:space="preserve">many of </w:t>
      </w:r>
      <w:commentRangeEnd w:id="32"/>
      <w:r w:rsidR="00B021BC">
        <w:rPr>
          <w:rStyle w:val="CommentReference"/>
        </w:rPr>
        <w:commentReference w:id="32"/>
      </w:r>
      <w:r>
        <w:t>the most current models to a multi-center external validation, their performance suffered and often had more false positives than true positives (3). Thus, there seems to be a missing factor contributing to disease severity.</w:t>
      </w:r>
    </w:p>
    <w:p w14:paraId="4063D126" w14:textId="19C6365C" w:rsidR="003106A6" w:rsidRDefault="007E0AFF">
      <w:pPr>
        <w:pStyle w:val="BodyText"/>
      </w:pPr>
      <w:r>
        <w:t xml:space="preserve">Missing from these models are the gut bacteria which also interact with </w:t>
      </w:r>
      <w:r>
        <w:rPr>
          <w:i/>
        </w:rPr>
        <w:t>C. difficile</w:t>
      </w:r>
      <w:r>
        <w:t xml:space="preserve"> during the course of the infection. The indigenous bacteria of a healthy intestinal community provide a protective barrier preventing </w:t>
      </w:r>
      <w:r>
        <w:rPr>
          <w:i/>
        </w:rPr>
        <w:t>C. difficile</w:t>
      </w:r>
      <w:r>
        <w:t xml:space="preserve"> from infecting the gut. Only after this community is disrupted from a range of pertubations, such as </w:t>
      </w:r>
      <w:del w:id="33" w:author="Tomkovich, Sarah" w:date="2021-11-01T18:39:00Z">
        <w:r w:rsidDel="00B021BC">
          <w:delText xml:space="preserve">many classes of </w:delText>
        </w:r>
      </w:del>
      <w:r>
        <w:t xml:space="preserve">antibiotics, medications, or </w:t>
      </w:r>
      <w:del w:id="34" w:author="Tomkovich, Sarah" w:date="2021-11-01T18:39:00Z">
        <w:r w:rsidDel="00B021BC">
          <w:delText xml:space="preserve">even </w:delText>
        </w:r>
      </w:del>
      <w:r>
        <w:t xml:space="preserve">dietary changes, can </w:t>
      </w:r>
      <w:r>
        <w:rPr>
          <w:i/>
        </w:rPr>
        <w:t>C. difficile</w:t>
      </w:r>
      <w:r>
        <w:t xml:space="preserve"> infect the intestine</w:t>
      </w:r>
      <w:ins w:id="35" w:author="Tomkovich, Sarah" w:date="2021-11-01T18:40:00Z">
        <w:r w:rsidR="00B021BC">
          <w:t xml:space="preserve"> [citation]</w:t>
        </w:r>
      </w:ins>
      <w:r>
        <w:t>. Once</w:t>
      </w:r>
      <w:commentRangeStart w:id="36"/>
      <w:r>
        <w:t xml:space="preserve"> </w:t>
      </w:r>
      <w:commentRangeEnd w:id="36"/>
      <w:r w:rsidR="00B021BC">
        <w:rPr>
          <w:rStyle w:val="CommentReference"/>
        </w:rPr>
        <w:commentReference w:id="36"/>
      </w:r>
      <w:r>
        <w:t xml:space="preserve">established, the gut bacteria can either promote or inhibit </w:t>
      </w:r>
      <w:r>
        <w:rPr>
          <w:i/>
        </w:rPr>
        <w:t>C. difficile</w:t>
      </w:r>
      <w:r>
        <w:t xml:space="preserve"> through producing molecules or modifying the environment [Abbas2020]. Bile acids metabolized by the gut bacteria can inhibit </w:t>
      </w:r>
      <w:r>
        <w:rPr>
          <w:i/>
        </w:rPr>
        <w:t>C. difficile</w:t>
      </w:r>
      <w:r>
        <w:t xml:space="preserve"> growth and affect toxin production (5). Bacteria in the gut also can compete more directly with </w:t>
      </w:r>
      <w:r>
        <w:rPr>
          <w:i/>
        </w:rPr>
        <w:t>C. difficile</w:t>
      </w:r>
      <w:r>
        <w:t xml:space="preserve"> through antibiotic production or nutrient consumption (7). To eliminate CDI, the primary treatment is a course of antibiotics. </w:t>
      </w:r>
      <w:ins w:id="37" w:author="Tomkovich, Sarah" w:date="2021-11-01T18:41:00Z">
        <w:r w:rsidR="00B021BC">
          <w:t>For p</w:t>
        </w:r>
      </w:ins>
      <w:del w:id="38" w:author="Tomkovich, Sarah" w:date="2021-11-01T18:41:00Z">
        <w:r w:rsidDel="00B021BC">
          <w:delText>P</w:delText>
        </w:r>
      </w:del>
      <w:r>
        <w:t xml:space="preserve">atients who </w:t>
      </w:r>
      <w:del w:id="39" w:author="Tomkovich, Sarah" w:date="2021-11-01T18:41:00Z">
        <w:r w:rsidDel="00B021BC">
          <w:delText xml:space="preserve">become </w:delText>
        </w:r>
      </w:del>
      <w:ins w:id="40" w:author="Tomkovich, Sarah" w:date="2021-11-01T18:41:00Z">
        <w:r w:rsidR="00B021BC">
          <w:t xml:space="preserve">develop </w:t>
        </w:r>
      </w:ins>
      <w:del w:id="41" w:author="Tomkovich, Sarah" w:date="2021-11-01T18:41:00Z">
        <w:r w:rsidDel="00B021BC">
          <w:delText xml:space="preserve">reinfected </w:delText>
        </w:r>
      </w:del>
      <w:ins w:id="42" w:author="Tomkovich, Sarah" w:date="2021-11-01T18:41:00Z">
        <w:r w:rsidR="00B021BC">
          <w:t>rec</w:t>
        </w:r>
      </w:ins>
      <w:ins w:id="43" w:author="Tomkovich, Sarah" w:date="2021-11-01T18:42:00Z">
        <w:r w:rsidR="00B021BC">
          <w:t>urrence</w:t>
        </w:r>
      </w:ins>
      <w:ins w:id="44" w:author="Tomkovich, Sarah" w:date="2021-11-01T18:41:00Z">
        <w:r w:rsidR="00B021BC">
          <w:t xml:space="preserve"> </w:t>
        </w:r>
      </w:ins>
      <w:r>
        <w:t xml:space="preserve">and </w:t>
      </w:r>
      <w:proofErr w:type="spellStart"/>
      <w:r>
        <w:t>recalitrant</w:t>
      </w:r>
      <w:proofErr w:type="spellEnd"/>
      <w:r>
        <w:t xml:space="preserve"> to antibiotics, a fecal microbiota transplantion often is sufficient to restore the gut community to eliminate </w:t>
      </w:r>
      <w:r>
        <w:rPr>
          <w:i/>
        </w:rPr>
        <w:t>C. difficile</w:t>
      </w:r>
      <w:r>
        <w:t>. While there ha</w:t>
      </w:r>
      <w:ins w:id="45" w:author="Tomkovich, Sarah" w:date="2021-11-01T18:42:00Z">
        <w:r w:rsidR="00B021BC">
          <w:t>ve</w:t>
        </w:r>
      </w:ins>
      <w:del w:id="46" w:author="Tomkovich, Sarah" w:date="2021-11-01T18:42:00Z">
        <w:r w:rsidDel="00B021BC">
          <w:delText>s</w:delText>
        </w:r>
      </w:del>
      <w:r>
        <w:t xml:space="preserve"> been many studies to investigate the interaction between the gut bacteria and </w:t>
      </w:r>
      <w:r>
        <w:rPr>
          <w:i/>
        </w:rPr>
        <w:t>C. difficile</w:t>
      </w:r>
      <w:r>
        <w:t xml:space="preserve"> during the infection,</w:t>
      </w:r>
      <w:commentRangeStart w:id="47"/>
      <w:r>
        <w:t xml:space="preserve"> it has not been demo</w:t>
      </w:r>
      <w:ins w:id="48" w:author="Tomkovich, Sarah" w:date="2021-11-01T18:43:00Z">
        <w:r w:rsidR="00B021BC">
          <w:t>n</w:t>
        </w:r>
      </w:ins>
      <w:r>
        <w:t xml:space="preserve">strated the bacterial community can modulate the disease severity of </w:t>
      </w:r>
      <w:r>
        <w:lastRenderedPageBreak/>
        <w:t xml:space="preserve">CDI. </w:t>
      </w:r>
      <w:commentRangeEnd w:id="47"/>
      <w:r w:rsidR="00B021BC">
        <w:rPr>
          <w:rStyle w:val="CommentReference"/>
        </w:rPr>
        <w:commentReference w:id="47"/>
      </w:r>
      <w:r>
        <w:t xml:space="preserve">Recently, Tomkovich et al showed the variation in the bacterial communtiies between mice from different colonies and vendors was sufficient to cause differences in the temporal dynamics of the </w:t>
      </w:r>
      <w:r>
        <w:rPr>
          <w:i/>
        </w:rPr>
        <w:t>C. difficile</w:t>
      </w:r>
      <w:r>
        <w:t xml:space="preserve"> infection (9). Since the gut bacteria interact with </w:t>
      </w:r>
      <w:r>
        <w:rPr>
          <w:i/>
        </w:rPr>
        <w:t>C. difficile</w:t>
      </w:r>
      <w:r>
        <w:t xml:space="preserve"> throughout the infection and community difference</w:t>
      </w:r>
      <w:ins w:id="49" w:author="Tomkovich, Sarah" w:date="2021-11-01T18:43:00Z">
        <w:r w:rsidR="00B021BC">
          <w:t>s</w:t>
        </w:r>
      </w:ins>
      <w:r>
        <w:t xml:space="preserve"> resulted in different colonization dynamics, we hypothesized that </w:t>
      </w:r>
      <w:del w:id="50" w:author="Tomkovich, Sarah" w:date="2021-11-01T18:44:00Z">
        <w:r w:rsidDel="00B021BC">
          <w:delText xml:space="preserve">the </w:delText>
        </w:r>
      </w:del>
      <w:r>
        <w:t xml:space="preserve">gut bacteria </w:t>
      </w:r>
      <w:ins w:id="51" w:author="Tomkovich, Sarah" w:date="2021-11-01T18:44:00Z">
        <w:r w:rsidR="00B021BC">
          <w:t xml:space="preserve">also </w:t>
        </w:r>
      </w:ins>
      <w:r>
        <w:t xml:space="preserve">contribute to the variation in CDI disease severity. Here, we colonized germ-free C57BL/6 mice with human fecal communities to test if the variablity in the gut bacteria can produce and explain variation in the disease severity </w:t>
      </w:r>
      <w:commentRangeStart w:id="52"/>
      <w:r>
        <w:t xml:space="preserve">caused by a single </w:t>
      </w:r>
      <w:r>
        <w:rPr>
          <w:i/>
        </w:rPr>
        <w:t>C. difficile</w:t>
      </w:r>
      <w:r>
        <w:t xml:space="preserve"> isolate.</w:t>
      </w:r>
      <w:commentRangeEnd w:id="52"/>
      <w:r w:rsidR="00B021BC">
        <w:rPr>
          <w:rStyle w:val="CommentReference"/>
        </w:rPr>
        <w:commentReference w:id="52"/>
      </w:r>
    </w:p>
    <w:p w14:paraId="505B8621" w14:textId="77777777" w:rsidR="003106A6" w:rsidRDefault="007E0AFF">
      <w:pPr>
        <w:pStyle w:val="Heading2"/>
      </w:pPr>
      <w:bookmarkStart w:id="53" w:name="results"/>
      <w:r>
        <w:t>Results</w:t>
      </w:r>
      <w:bookmarkEnd w:id="53"/>
    </w:p>
    <w:p w14:paraId="62358C55" w14:textId="77777777" w:rsidR="003106A6" w:rsidRDefault="007E0AFF">
      <w:pPr>
        <w:pStyle w:val="FirstParagraph"/>
      </w:pPr>
      <w:commentRangeStart w:id="54"/>
      <w:r>
        <w:rPr>
          <w:b/>
        </w:rPr>
        <w:t>Germ-free mice colonized with human fecal commmunities have diverse and unique community structures.</w:t>
      </w:r>
      <w:r>
        <w:t xml:space="preserve"> Based on our previous observation mice with variation in their microbiota showed differences in colonization of </w:t>
      </w:r>
      <w:r>
        <w:rPr>
          <w:i/>
        </w:rPr>
        <w:t>C. difficile</w:t>
      </w:r>
      <w:r>
        <w:t xml:space="preserve"> (9), we sought to explore the </w:t>
      </w:r>
      <w:commentRangeStart w:id="55"/>
      <w:r>
        <w:t xml:space="preserve">effect communties with greater variation had on </w:t>
      </w:r>
      <w:r>
        <w:rPr>
          <w:i/>
        </w:rPr>
        <w:t>C. difficile</w:t>
      </w:r>
      <w:r>
        <w:t xml:space="preserve"> challenge. </w:t>
      </w:r>
      <w:commentRangeEnd w:id="55"/>
      <w:r w:rsidR="00B43421">
        <w:rPr>
          <w:rStyle w:val="CommentReference"/>
        </w:rPr>
        <w:commentReference w:id="55"/>
      </w:r>
      <w:r>
        <w:t xml:space="preserve">To produce communities with greater variation than mouse colonies with their indigenous communties, we used human fecal communities to establish a community in the intestine of germ-free mice. We inoculated a cage of germ-free C57BL/6 mice (2-4 mice per cage) with homogenized feces from one of </w:t>
      </w:r>
      <w:commentRangeStart w:id="56"/>
      <w:r>
        <w:t>15 different human donors via oral gavage</w:t>
      </w:r>
      <w:commentRangeEnd w:id="56"/>
      <w:r w:rsidR="00B43421">
        <w:rPr>
          <w:rStyle w:val="CommentReference"/>
        </w:rPr>
        <w:commentReference w:id="56"/>
      </w:r>
      <w:r>
        <w:t xml:space="preserve">. The fecal community was allowed to colonize and stabilize for two weeks post inoculation [CITATION?]. We then assessed the gut bacterial communities by sequencing the V4 region of the 16S rRNA gene extracted from fecal pellets (Figure 1A). The communities established in the mice </w:t>
      </w:r>
      <w:commentRangeStart w:id="57"/>
      <w:r>
        <w:t xml:space="preserve">group most closely to other mice recieving the same human fecal donor community </w:t>
      </w:r>
      <w:commentRangeEnd w:id="57"/>
      <w:r w:rsidR="00F0469A">
        <w:rPr>
          <w:rStyle w:val="CommentReference"/>
        </w:rPr>
        <w:commentReference w:id="57"/>
      </w:r>
      <w:r>
        <w:t xml:space="preserve">than to either their respective donor or any mice who received stool from a different donor (Figure 1B). Most of the communities were primairily composed of populations of </w:t>
      </w:r>
      <w:r>
        <w:rPr>
          <w:i/>
        </w:rPr>
        <w:t>Clostridia</w:t>
      </w:r>
      <w:r>
        <w:t xml:space="preserve">, </w:t>
      </w:r>
      <w:r>
        <w:rPr>
          <w:i/>
        </w:rPr>
        <w:t>Bacteroidia</w:t>
      </w:r>
      <w:r>
        <w:t xml:space="preserve">, </w:t>
      </w:r>
      <w:r>
        <w:rPr>
          <w:i/>
        </w:rPr>
        <w:t>Erysipelotrichia</w:t>
      </w:r>
      <w:r>
        <w:t xml:space="preserve">, </w:t>
      </w:r>
      <w:r>
        <w:rPr>
          <w:i/>
        </w:rPr>
        <w:t>Bacilli</w:t>
      </w:r>
      <w:r>
        <w:t xml:space="preserve">, and </w:t>
      </w:r>
      <w:r>
        <w:rPr>
          <w:i/>
        </w:rPr>
        <w:t>Gammaproteobacteria</w:t>
      </w:r>
      <w:r>
        <w:t xml:space="preserve">. However, each group of mice harbored unique combination of class abunadances in their gut bacterial communities. </w:t>
      </w:r>
      <w:commentRangeStart w:id="58"/>
      <w:r>
        <w:rPr>
          <w:i/>
        </w:rPr>
        <w:t xml:space="preserve">Any alpha? compare to murine variation? Number of unique </w:t>
      </w:r>
      <w:proofErr w:type="spellStart"/>
      <w:r>
        <w:rPr>
          <w:i/>
        </w:rPr>
        <w:t>otus</w:t>
      </w:r>
      <w:proofErr w:type="spellEnd"/>
      <w:r>
        <w:rPr>
          <w:i/>
        </w:rPr>
        <w:t>?</w:t>
      </w:r>
      <w:commentRangeEnd w:id="58"/>
      <w:r w:rsidR="00F0469A">
        <w:rPr>
          <w:rStyle w:val="CommentReference"/>
        </w:rPr>
        <w:commentReference w:id="58"/>
      </w:r>
    </w:p>
    <w:p w14:paraId="3B558BBF" w14:textId="79CC6025" w:rsidR="003106A6" w:rsidRDefault="007E0AFF">
      <w:pPr>
        <w:pStyle w:val="BodyText"/>
      </w:pPr>
      <w:r>
        <w:rPr>
          <w:b/>
          <w:i/>
        </w:rPr>
        <w:t>C. difficile</w:t>
      </w:r>
      <w:r>
        <w:rPr>
          <w:b/>
        </w:rPr>
        <w:t xml:space="preserve"> is able to </w:t>
      </w:r>
      <w:del w:id="59" w:author="Tomkovich, Sarah" w:date="2021-11-01T18:48:00Z">
        <w:r w:rsidDel="00B43421">
          <w:rPr>
            <w:b/>
          </w:rPr>
          <w:delText xml:space="preserve">colonize </w:delText>
        </w:r>
      </w:del>
      <w:ins w:id="60" w:author="Tomkovich, Sarah" w:date="2021-11-01T18:48:00Z">
        <w:r w:rsidR="00B43421">
          <w:rPr>
            <w:b/>
          </w:rPr>
          <w:t xml:space="preserve">infect? </w:t>
        </w:r>
      </w:ins>
      <w:r>
        <w:rPr>
          <w:b/>
        </w:rPr>
        <w:t>mice without perturbation</w:t>
      </w:r>
      <w:commentRangeEnd w:id="54"/>
      <w:r w:rsidR="00B43421">
        <w:rPr>
          <w:rStyle w:val="CommentReference"/>
        </w:rPr>
        <w:commentReference w:id="54"/>
      </w:r>
      <w:r>
        <w:rPr>
          <w:b/>
        </w:rPr>
        <w:t>.</w:t>
      </w:r>
      <w:r>
        <w:t xml:space="preserve"> Our goal was to test the effect of the variation in the microbiota on </w:t>
      </w:r>
      <w:r>
        <w:rPr>
          <w:i/>
        </w:rPr>
        <w:t>C. difficile</w:t>
      </w:r>
      <w:r>
        <w:t xml:space="preserve"> infection</w:t>
      </w:r>
      <w:commentRangeStart w:id="61"/>
      <w:r>
        <w:t xml:space="preserve">. </w:t>
      </w:r>
      <w:commentRangeEnd w:id="61"/>
      <w:r w:rsidR="00F0469A">
        <w:rPr>
          <w:rStyle w:val="CommentReference"/>
        </w:rPr>
        <w:commentReference w:id="61"/>
      </w:r>
      <w:r>
        <w:t xml:space="preserve">A typical mouse model of CDI requires pretreatment with antibiotics such as clindamycin to become susceptible to </w:t>
      </w:r>
      <w:r>
        <w:rPr>
          <w:i/>
        </w:rPr>
        <w:t>C. difficile</w:t>
      </w:r>
      <w:r>
        <w:t xml:space="preserve"> colonization [CITATION]. However, we wanted to avoid modifying the communties with an antibiotic to maintain their community structures and differences</w:t>
      </w:r>
      <w:commentRangeStart w:id="62"/>
      <w:r>
        <w:t>. Since these communties came from human donors which may have become susceptible through their own exposures</w:t>
      </w:r>
      <w:commentRangeEnd w:id="62"/>
      <w:r w:rsidR="00F0469A">
        <w:rPr>
          <w:rStyle w:val="CommentReference"/>
        </w:rPr>
        <w:commentReference w:id="62"/>
      </w:r>
      <w:r>
        <w:t xml:space="preserve">, we decided to test if </w:t>
      </w:r>
      <w:r>
        <w:rPr>
          <w:i/>
        </w:rPr>
        <w:t>C. difficile</w:t>
      </w:r>
      <w:r>
        <w:t xml:space="preserve"> was able to colonize these communities without any perturbation. After two weeks post incoluation with human fecal communities, the mice were then challenged with 10^</w:t>
      </w:r>
      <w:r>
        <w:rPr>
          <w:b/>
        </w:rPr>
        <w:t>4?</w:t>
      </w:r>
      <w:r>
        <w:t xml:space="preserve"> </w:t>
      </w:r>
      <w:r>
        <w:rPr>
          <w:i/>
        </w:rPr>
        <w:t>C. difficile</w:t>
      </w:r>
      <w:r>
        <w:t xml:space="preserve"> ribotype 027 isolate 431 spores (</w:t>
      </w:r>
      <w:r>
        <w:rPr>
          <w:b/>
        </w:rPr>
        <w:t>Add schematic?</w:t>
      </w:r>
      <w:r>
        <w:t xml:space="preserve">) (10). The mice were followed for 10 days post challenge and their stool was collected and plated for </w:t>
      </w:r>
      <w:r>
        <w:rPr>
          <w:i/>
        </w:rPr>
        <w:t>C. difficile</w:t>
      </w:r>
      <w:r>
        <w:t xml:space="preserve"> CFU to detect colonization level. </w:t>
      </w:r>
      <w:commentRangeStart w:id="63"/>
      <w:r>
        <w:t xml:space="preserve">We hypothesized that </w:t>
      </w:r>
      <w:r>
        <w:rPr>
          <w:i/>
        </w:rPr>
        <w:t>C. difficile</w:t>
      </w:r>
      <w:r>
        <w:t xml:space="preserve"> would most likely be able to colonize the mice with communities that came from donors which had a history of antibiotic use, one of the primary risk factors for developing CDI (TABLE, CITATION). </w:t>
      </w:r>
      <w:commentRangeEnd w:id="63"/>
      <w:r w:rsidR="00F0469A">
        <w:rPr>
          <w:rStyle w:val="CommentReference"/>
        </w:rPr>
        <w:commentReference w:id="63"/>
      </w:r>
      <w:del w:id="64" w:author="Tomkovich, Sarah" w:date="2021-11-01T19:03:00Z">
        <w:r w:rsidDel="00F0469A">
          <w:delText>Suprisingly</w:delText>
        </w:r>
      </w:del>
      <w:ins w:id="65" w:author="Tomkovich, Sarah" w:date="2021-11-01T19:03:00Z">
        <w:r w:rsidR="00F0469A">
          <w:t>Surprisingly</w:t>
        </w:r>
      </w:ins>
      <w:r>
        <w:t xml:space="preserve">, communities from all donors were colonized (Figure 2). </w:t>
      </w:r>
      <w:commentRangeStart w:id="66"/>
      <w:r>
        <w:t xml:space="preserve">The only two mice </w:t>
      </w:r>
      <w:commentRangeEnd w:id="66"/>
      <w:r w:rsidR="00F0469A">
        <w:rPr>
          <w:rStyle w:val="CommentReference"/>
        </w:rPr>
        <w:commentReference w:id="66"/>
      </w:r>
      <w:r>
        <w:t xml:space="preserve">that were able to resist </w:t>
      </w:r>
      <w:r>
        <w:rPr>
          <w:i/>
        </w:rPr>
        <w:t>C. difficile</w:t>
      </w:r>
      <w:r>
        <w:t xml:space="preserve"> colonization both recieved their community from the same donor. Therefore, the transplanted human fecal communties were susceptible to </w:t>
      </w:r>
      <w:r>
        <w:rPr>
          <w:i/>
        </w:rPr>
        <w:t>C. difficile</w:t>
      </w:r>
      <w:r>
        <w:t xml:space="preserve"> colonization without the need for any perturbation.</w:t>
      </w:r>
    </w:p>
    <w:p w14:paraId="5BDEE352" w14:textId="0596DAB0" w:rsidR="003106A6" w:rsidRDefault="007E0AFF">
      <w:pPr>
        <w:pStyle w:val="BodyText"/>
      </w:pPr>
      <w:r>
        <w:rPr>
          <w:b/>
        </w:rPr>
        <w:lastRenderedPageBreak/>
        <w:t>Infection seveity varies by initial community structure.</w:t>
      </w:r>
      <w:r>
        <w:t xml:space="preserve"> After challenging the mice with </w:t>
      </w:r>
      <w:r>
        <w:rPr>
          <w:i/>
        </w:rPr>
        <w:t>C. difficile</w:t>
      </w:r>
      <w:r>
        <w:t xml:space="preserve">, we looked at the effect of the community variation on the outcome from the </w:t>
      </w:r>
      <w:r>
        <w:rPr>
          <w:i/>
        </w:rPr>
        <w:t>C. difficile</w:t>
      </w:r>
      <w:r>
        <w:t xml:space="preserve"> infection. We followed the mice for </w:t>
      </w:r>
      <w:commentRangeStart w:id="67"/>
      <w:r>
        <w:t xml:space="preserve">signs of disease </w:t>
      </w:r>
      <w:commentRangeEnd w:id="67"/>
      <w:r w:rsidR="003C6C47">
        <w:rPr>
          <w:rStyle w:val="CommentReference"/>
        </w:rPr>
        <w:commentReference w:id="67"/>
      </w:r>
      <w:r>
        <w:t xml:space="preserve">as well as </w:t>
      </w:r>
      <w:r>
        <w:rPr>
          <w:i/>
        </w:rPr>
        <w:t>C. difficile</w:t>
      </w:r>
      <w:r>
        <w:t xml:space="preserve"> colonization and toxin production for 10 days post challenge. Some mice were not initally colonized on the day after </w:t>
      </w:r>
      <w:r>
        <w:rPr>
          <w:i/>
        </w:rPr>
        <w:t>C. difficile</w:t>
      </w:r>
      <w:r>
        <w:t xml:space="preserve"> challenge but became colonized with a few days post challenge (</w:t>
      </w:r>
      <w:r>
        <w:rPr>
          <w:b/>
        </w:rPr>
        <w:t>SUPP FIG?</w:t>
      </w:r>
      <w:r>
        <w:t xml:space="preserve">). A </w:t>
      </w:r>
      <w:commentRangeStart w:id="68"/>
      <w:r>
        <w:t>subset of mice</w:t>
      </w:r>
      <w:commentRangeEnd w:id="68"/>
      <w:r w:rsidR="003C6C47">
        <w:rPr>
          <w:rStyle w:val="CommentReference"/>
        </w:rPr>
        <w:commentReference w:id="68"/>
      </w:r>
      <w:r>
        <w:t xml:space="preserve">, all that </w:t>
      </w:r>
      <w:del w:id="69" w:author="Tomkovich, Sarah" w:date="2021-11-02T18:24:00Z">
        <w:r w:rsidDel="003C6C47">
          <w:delText>recieved</w:delText>
        </w:r>
      </w:del>
      <w:ins w:id="70" w:author="Tomkovich, Sarah" w:date="2021-11-02T18:24:00Z">
        <w:r w:rsidR="003C6C47">
          <w:t>received</w:t>
        </w:r>
      </w:ins>
      <w:r>
        <w:t xml:space="preserve"> their </w:t>
      </w:r>
      <w:proofErr w:type="spellStart"/>
      <w:r>
        <w:t>comunity</w:t>
      </w:r>
      <w:proofErr w:type="spellEnd"/>
      <w:r>
        <w:t xml:space="preserve"> from one of 6 donors, suffered from severe disease, which became highly colonized one day post challenge and moribund within 3 days post challenge. The remaining mice, except for one cage, maintained </w:t>
      </w:r>
      <w:r>
        <w:rPr>
          <w:i/>
        </w:rPr>
        <w:t>C. difficile</w:t>
      </w:r>
      <w:r>
        <w:t xml:space="preserve"> colonization through the end of the experiment (Figure 2). After the mice were </w:t>
      </w:r>
      <w:del w:id="71" w:author="Tomkovich, Sarah" w:date="2021-11-02T18:24:00Z">
        <w:r w:rsidDel="003C6C47">
          <w:delText>humanely euthanised</w:delText>
        </w:r>
      </w:del>
      <w:ins w:id="72" w:author="Tomkovich, Sarah" w:date="2021-11-02T18:24:00Z">
        <w:r w:rsidR="003C6C47">
          <w:t>euthanized</w:t>
        </w:r>
      </w:ins>
      <w:r>
        <w:t xml:space="preserve"> at </w:t>
      </w:r>
      <w:del w:id="73" w:author="Tomkovich, Sarah" w:date="2021-11-02T18:24:00Z">
        <w:r w:rsidDel="003C6C47">
          <w:delText xml:space="preserve">the endpoint, </w:delText>
        </w:r>
      </w:del>
      <w:r>
        <w:t>day 10 post challenge or earlier if they became moribund, their cecal tissue was collected and scored for histological signs of disease and fecal samples were assayed for</w:t>
      </w:r>
      <w:commentRangeStart w:id="74"/>
      <w:r>
        <w:t xml:space="preserve"> toxin </w:t>
      </w:r>
      <w:commentRangeEnd w:id="74"/>
      <w:r w:rsidR="003C6C47">
        <w:rPr>
          <w:rStyle w:val="CommentReference"/>
        </w:rPr>
        <w:commentReference w:id="74"/>
      </w:r>
      <w:r>
        <w:t>(Figure 3). Overall, there was greater toxin activity detected in the stool of the moribund mice (</w:t>
      </w:r>
      <w:r>
        <w:rPr>
          <w:i/>
        </w:rPr>
        <w:t>P</w:t>
      </w:r>
      <w:r>
        <w:t xml:space="preserve"> = 0.003). However, when looking at each group of mice, we saw there was a range in toxin activity for both the mice with </w:t>
      </w:r>
      <w:commentRangeStart w:id="75"/>
      <w:r>
        <w:t xml:space="preserve">non-severe </w:t>
      </w:r>
      <w:commentRangeEnd w:id="75"/>
      <w:r w:rsidR="003C6C47">
        <w:rPr>
          <w:rStyle w:val="CommentReference"/>
        </w:rPr>
        <w:commentReference w:id="75"/>
      </w:r>
      <w:r>
        <w:t xml:space="preserve">disease and severe disease (Figure 3A). </w:t>
      </w:r>
      <w:commentRangeStart w:id="76"/>
      <w:r>
        <w:t>Some donor groups that maintained colonization without severe disease had similarlly high activity levels as was detected in the mice with severe disease. Additionally, some mice with severe disease did not have toxin activity detected in their stool</w:t>
      </w:r>
      <w:commentRangeEnd w:id="76"/>
      <w:r w:rsidR="003C6C47">
        <w:rPr>
          <w:rStyle w:val="CommentReference"/>
        </w:rPr>
        <w:commentReference w:id="76"/>
      </w:r>
      <w:r>
        <w:t>. These ob</w:t>
      </w:r>
      <w:del w:id="77" w:author="Tomkovich, Sarah" w:date="2021-11-02T18:28:00Z">
        <w:r w:rsidDel="003C6C47">
          <w:delText>er</w:delText>
        </w:r>
      </w:del>
      <w:r>
        <w:t xml:space="preserve">served variations in toxin activity and relation to disease severity have been previously characterized (11). Next we examined the cecal tissue for histopathological damage. For mice with severe disease, we observed high levels of epithelial damage, tissue edema and inflammation (Figure SXXXX), similar to previously reported histopathologic findings for </w:t>
      </w:r>
      <w:r>
        <w:rPr>
          <w:i/>
        </w:rPr>
        <w:t>C. difficile</w:t>
      </w:r>
      <w:r>
        <w:t xml:space="preserve"> ribotype 027 (13). As observed with toxin activity, the mice with severe disease had higher histopathologic scores than the mice with </w:t>
      </w:r>
      <w:commentRangeStart w:id="78"/>
      <w:r>
        <w:t xml:space="preserve">non-severe </w:t>
      </w:r>
      <w:commentRangeEnd w:id="78"/>
      <w:r w:rsidR="003C6C47">
        <w:rPr>
          <w:rStyle w:val="CommentReference"/>
        </w:rPr>
        <w:commentReference w:id="78"/>
      </w:r>
      <w:r>
        <w:t>disease (</w:t>
      </w:r>
      <w:r>
        <w:rPr>
          <w:i/>
        </w:rPr>
        <w:t>P</w:t>
      </w:r>
      <w:r>
        <w:t xml:space="preserve"> = 3.0e-9). However, unlike the toxin activity, all moribund mice had consistently high histopathologic scores. The mice which maintained </w:t>
      </w:r>
      <w:commentRangeStart w:id="79"/>
      <w:r>
        <w:t>persistent population size</w:t>
      </w:r>
      <w:commentRangeEnd w:id="79"/>
      <w:r w:rsidR="003C6C47">
        <w:rPr>
          <w:rStyle w:val="CommentReference"/>
        </w:rPr>
        <w:commentReference w:id="79"/>
      </w:r>
      <w:r>
        <w:t>, we saw a range in tissue damage from no signs of disease to nearly the same level as the mice with severe disease, which grouped by community donor. Together, the toxin activity, histopathologic score, and moribundity showed variation across the donors but were largely consistent within each group of mice recieving the same human donor fecal community.</w:t>
      </w:r>
    </w:p>
    <w:p w14:paraId="10C39ED4" w14:textId="328DAECD" w:rsidR="003106A6" w:rsidRDefault="007E0AFF">
      <w:pPr>
        <w:pStyle w:val="BodyText"/>
      </w:pPr>
      <w:r>
        <w:rPr>
          <w:b/>
        </w:rPr>
        <w:t>Populations of the microbial communities explain variation in CDI disease severity.</w:t>
      </w:r>
      <w:r>
        <w:t xml:space="preserve"> Since the disease charateristics grouped by human donor fecal community, we next investigated the community composition for its ability to explain the variation in disease severity. First, we tested for associations between taxonomic groups and the outcomes of the </w:t>
      </w:r>
      <w:r>
        <w:rPr>
          <w:i/>
        </w:rPr>
        <w:t>C. difficile</w:t>
      </w:r>
      <w:r>
        <w:t xml:space="preserve"> infection. We used the linear discriminant analysis (LDA) effect size (LEfSe) method to identify differences in the genera of the initial bacterial communities between the severity level and toxin production. We split the mice into groups by severity level based on </w:t>
      </w:r>
      <w:del w:id="80" w:author="Tomkovich, Sarah" w:date="2021-11-02T18:36:00Z">
        <w:r w:rsidDel="009A1DEA">
          <w:delText xml:space="preserve">their </w:delText>
        </w:r>
      </w:del>
      <w:r>
        <w:t xml:space="preserve">if they </w:t>
      </w:r>
      <w:commentRangeStart w:id="81"/>
      <w:r>
        <w:t xml:space="preserve">became moribund (severe), or if their </w:t>
      </w:r>
      <w:commentRangeStart w:id="82"/>
      <w:r>
        <w:t>clinical</w:t>
      </w:r>
      <w:commentRangeEnd w:id="82"/>
      <w:r w:rsidR="009A1DEA">
        <w:rPr>
          <w:rStyle w:val="CommentReference"/>
        </w:rPr>
        <w:commentReference w:id="82"/>
      </w:r>
      <w:r>
        <w:t xml:space="preserve"> score was above 5 (moderate) or below 5 (mild). </w:t>
      </w:r>
      <w:commentRangeEnd w:id="81"/>
      <w:r w:rsidR="009A1DEA">
        <w:rPr>
          <w:rStyle w:val="CommentReference"/>
        </w:rPr>
        <w:commentReference w:id="81"/>
      </w:r>
      <w:r>
        <w:t xml:space="preserve">This analysis revealed 20 genera that were significantly different by the disease severity (Figure 4A). The presence of populations of </w:t>
      </w:r>
      <w:r>
        <w:rPr>
          <w:i/>
        </w:rPr>
        <w:t>Turicibacter</w:t>
      </w:r>
      <w:r>
        <w:t xml:space="preserve">, </w:t>
      </w:r>
      <w:r>
        <w:rPr>
          <w:i/>
        </w:rPr>
        <w:t>Streptococcus</w:t>
      </w:r>
      <w:r>
        <w:t xml:space="preserve">, </w:t>
      </w:r>
      <w:r>
        <w:rPr>
          <w:i/>
        </w:rPr>
        <w:t>Staphylococcus</w:t>
      </w:r>
      <w:r>
        <w:t xml:space="preserve">, </w:t>
      </w:r>
      <w:r>
        <w:rPr>
          <w:i/>
        </w:rPr>
        <w:t>Pseudomonas</w:t>
      </w:r>
      <w:r>
        <w:t xml:space="preserve">, </w:t>
      </w:r>
      <w:r>
        <w:rPr>
          <w:i/>
        </w:rPr>
        <w:t>Phocaeicola</w:t>
      </w:r>
      <w:r>
        <w:t xml:space="preserve">, </w:t>
      </w:r>
      <w:r>
        <w:rPr>
          <w:i/>
        </w:rPr>
        <w:t>Parabacteroides</w:t>
      </w:r>
      <w:r>
        <w:t xml:space="preserve">, </w:t>
      </w:r>
      <w:r>
        <w:rPr>
          <w:i/>
        </w:rPr>
        <w:t>Bacteroides</w:t>
      </w:r>
      <w:r>
        <w:t xml:space="preserve">, and </w:t>
      </w:r>
      <w:r>
        <w:rPr>
          <w:i/>
        </w:rPr>
        <w:t>Escherichia/Shigella</w:t>
      </w:r>
      <w:r>
        <w:t xml:space="preserve"> were detected at higher levels in the mice that developed severe disease. Populations of </w:t>
      </w:r>
      <w:r>
        <w:rPr>
          <w:i/>
        </w:rPr>
        <w:t>Anaerotignum</w:t>
      </w:r>
      <w:r>
        <w:t xml:space="preserve">, </w:t>
      </w:r>
      <w:r>
        <w:rPr>
          <w:i/>
        </w:rPr>
        <w:t>Coprobacillus</w:t>
      </w:r>
      <w:r>
        <w:t xml:space="preserve">, </w:t>
      </w:r>
      <w:r>
        <w:rPr>
          <w:i/>
        </w:rPr>
        <w:t>Enterocloster</w:t>
      </w:r>
      <w:r>
        <w:t xml:space="preserve">, and </w:t>
      </w:r>
      <w:r>
        <w:rPr>
          <w:i/>
        </w:rPr>
        <w:t>Murimonas</w:t>
      </w:r>
      <w:r>
        <w:t xml:space="preserve"> were increased in the mice that </w:t>
      </w:r>
      <w:del w:id="83" w:author="Tomkovich, Sarah" w:date="2021-11-02T18:37:00Z">
        <w:r w:rsidDel="009A1DEA">
          <w:delText xml:space="preserve">would </w:delText>
        </w:r>
      </w:del>
      <w:r>
        <w:t>experience</w:t>
      </w:r>
      <w:ins w:id="84" w:author="Tomkovich, Sarah" w:date="2021-11-02T18:37:00Z">
        <w:r w:rsidR="009A1DEA">
          <w:t>d</w:t>
        </w:r>
      </w:ins>
      <w:r>
        <w:t xml:space="preserve"> mild disease. </w:t>
      </w:r>
      <w:commentRangeStart w:id="85"/>
      <w:r>
        <w:t xml:space="preserve">There were many genera that did not have a correlation of relative abundance and disease severity, such as the populations of </w:t>
      </w:r>
      <w:r>
        <w:rPr>
          <w:i/>
        </w:rPr>
        <w:lastRenderedPageBreak/>
        <w:t>Monoglobus</w:t>
      </w:r>
      <w:r>
        <w:t xml:space="preserve"> and </w:t>
      </w:r>
      <w:r>
        <w:rPr>
          <w:i/>
        </w:rPr>
        <w:t>Hungatella</w:t>
      </w:r>
      <w:r>
        <w:t xml:space="preserve">, which were decreased or increased, respectively, in only the group of mice that would develop moderate disease. </w:t>
      </w:r>
      <w:commentRangeEnd w:id="85"/>
      <w:r w:rsidR="009A1DEA">
        <w:rPr>
          <w:rStyle w:val="CommentReference"/>
        </w:rPr>
        <w:commentReference w:id="85"/>
      </w:r>
      <w:r>
        <w:t xml:space="preserve">To understand </w:t>
      </w:r>
      <w:commentRangeStart w:id="86"/>
      <w:r>
        <w:t xml:space="preserve">these cases </w:t>
      </w:r>
      <w:commentRangeEnd w:id="86"/>
      <w:r w:rsidR="009A1DEA">
        <w:rPr>
          <w:rStyle w:val="CommentReference"/>
        </w:rPr>
        <w:commentReference w:id="86"/>
      </w:r>
      <w:r>
        <w:t xml:space="preserve">better we used </w:t>
      </w:r>
      <w:proofErr w:type="spellStart"/>
      <w:r>
        <w:t>LEfSe</w:t>
      </w:r>
      <w:proofErr w:type="spellEnd"/>
      <w:r>
        <w:t xml:space="preserve"> to identify the genera differentiating the communities that we detected toxin in from those that we did not (Figure 4B). There were many genera the were associated with toxin production as we would expect from their association with severe disease, such as populations of </w:t>
      </w:r>
      <w:r>
        <w:rPr>
          <w:i/>
        </w:rPr>
        <w:t>Escherichia/Shigella</w:t>
      </w:r>
      <w:r>
        <w:t xml:space="preserve"> and </w:t>
      </w:r>
      <w:r>
        <w:rPr>
          <w:i/>
        </w:rPr>
        <w:t>Bacteroides</w:t>
      </w:r>
      <w:r>
        <w:t xml:space="preserve">. Likewise, there were genera such as </w:t>
      </w:r>
      <w:r>
        <w:rPr>
          <w:i/>
        </w:rPr>
        <w:t>Anaerotignum</w:t>
      </w:r>
      <w:r>
        <w:t xml:space="preserve">, </w:t>
      </w:r>
      <w:r>
        <w:rPr>
          <w:i/>
        </w:rPr>
        <w:t>Enterocloster</w:t>
      </w:r>
      <w:r>
        <w:t xml:space="preserve">, and </w:t>
      </w:r>
      <w:r>
        <w:rPr>
          <w:i/>
        </w:rPr>
        <w:t>Murimonas</w:t>
      </w:r>
      <w:r>
        <w:t xml:space="preserve"> that were higher in communities that had mild disease and no </w:t>
      </w:r>
      <w:ins w:id="87" w:author="Tomkovich, Sarah" w:date="2021-11-02T18:39:00Z">
        <w:r w:rsidR="009A1DEA">
          <w:t xml:space="preserve">detected </w:t>
        </w:r>
      </w:ins>
      <w:r>
        <w:t>toxin</w:t>
      </w:r>
      <w:del w:id="88" w:author="Tomkovich, Sarah" w:date="2021-11-02T18:39:00Z">
        <w:r w:rsidDel="009A1DEA">
          <w:delText xml:space="preserve"> was produced</w:delText>
        </w:r>
      </w:del>
      <w:r>
        <w:t xml:space="preserve">. However, communities without a linear trend between relative abundance and disease severity can be better understood by their association with toxin production. Populations of </w:t>
      </w:r>
      <w:r>
        <w:rPr>
          <w:i/>
        </w:rPr>
        <w:t>Hungatella</w:t>
      </w:r>
      <w:r>
        <w:t xml:space="preserve"> were increased in the group with moderate disease but not with the production of toxin. Lastly, we looked for associations between the histopathologic score and the populations of genera at th</w:t>
      </w:r>
      <w:del w:id="89" w:author="Tomkovich, Sarah" w:date="2021-11-02T18:41:00Z">
        <w:r w:rsidDel="009A1DEA">
          <w:delText xml:space="preserve">at same time </w:delText>
        </w:r>
      </w:del>
      <w:ins w:id="90" w:author="Tomkovich, Sarah" w:date="2021-11-02T18:41:00Z">
        <w:r w:rsidR="009A1DEA">
          <w:t xml:space="preserve">e same timepoint </w:t>
        </w:r>
      </w:ins>
      <w:r>
        <w:t xml:space="preserve">(Figure 4C). The populatons of </w:t>
      </w:r>
      <w:r>
        <w:rPr>
          <w:i/>
        </w:rPr>
        <w:t>Bacteroides</w:t>
      </w:r>
      <w:r>
        <w:t xml:space="preserve"> at the end matched the trend observed in the initial community, increased population correlated with increased histopathologic score. Populations of </w:t>
      </w:r>
      <w:r>
        <w:rPr>
          <w:i/>
        </w:rPr>
        <w:t>Klebsiella</w:t>
      </w:r>
      <w:r>
        <w:t xml:space="preserve"> and </w:t>
      </w:r>
      <w:r>
        <w:rPr>
          <w:i/>
        </w:rPr>
        <w:t>Prevotellaceae</w:t>
      </w:r>
      <w:r>
        <w:t xml:space="preserve"> positively correlated with </w:t>
      </w:r>
      <w:del w:id="91" w:author="Tomkovich, Sarah" w:date="2021-11-02T18:41:00Z">
        <w:r w:rsidDel="009A1DEA">
          <w:delText xml:space="preserve">clinic </w:delText>
        </w:r>
      </w:del>
      <w:ins w:id="92" w:author="Tomkovich, Sarah" w:date="2021-11-02T18:41:00Z">
        <w:r w:rsidR="009A1DEA">
          <w:t xml:space="preserve">histopathologic </w:t>
        </w:r>
      </w:ins>
      <w:r>
        <w:t xml:space="preserve">score and were increased in the group </w:t>
      </w:r>
      <w:commentRangeStart w:id="93"/>
      <w:r>
        <w:t xml:space="preserve">that produced </w:t>
      </w:r>
      <w:commentRangeEnd w:id="93"/>
      <w:r w:rsidR="009A1DEA">
        <w:rPr>
          <w:rStyle w:val="CommentReference"/>
        </w:rPr>
        <w:commentReference w:id="93"/>
      </w:r>
      <w:r>
        <w:t xml:space="preserve">toxin. These tests have identified </w:t>
      </w:r>
      <w:del w:id="94" w:author="Tomkovich, Sarah" w:date="2021-11-02T18:42:00Z">
        <w:r w:rsidDel="009A1DEA">
          <w:delText xml:space="preserve">which </w:delText>
        </w:r>
      </w:del>
      <w:r>
        <w:t xml:space="preserve">individual populations of bacteria that associated with </w:t>
      </w:r>
      <w:del w:id="95" w:author="Tomkovich, Sarah" w:date="2021-11-02T18:43:00Z">
        <w:r w:rsidDel="00401EF2">
          <w:delText>each disease</w:delText>
        </w:r>
      </w:del>
      <w:ins w:id="96" w:author="Tomkovich, Sarah" w:date="2021-11-02T18:43:00Z">
        <w:r w:rsidR="00401EF2">
          <w:t>CDI</w:t>
        </w:r>
      </w:ins>
      <w:r>
        <w:t xml:space="preserve"> severity.</w:t>
      </w:r>
    </w:p>
    <w:p w14:paraId="3BB0DCEB" w14:textId="1D83DAFA" w:rsidR="003106A6" w:rsidRDefault="007E0AFF">
      <w:pPr>
        <w:pStyle w:val="BodyText"/>
      </w:pPr>
      <w:commentRangeStart w:id="97"/>
      <w:r>
        <w:t xml:space="preserve">We next wanted to understand how the populations in the context of each other lead to the different disease severities. </w:t>
      </w:r>
      <w:commentRangeEnd w:id="97"/>
      <w:r w:rsidR="00401EF2">
        <w:rPr>
          <w:rStyle w:val="CommentReference"/>
        </w:rPr>
        <w:commentReference w:id="97"/>
      </w:r>
      <w:r>
        <w:t xml:space="preserve">We trained random forest models with the intital bacterial community relative abundance data at each taxonomic rank to predict toxin production, severe disease or final histopathologic score. Overall for predicting toxin production, microbial populations aggregated by their phylum level classificiation performed as well as models using lower taxonomic ranks (AUROC = 0.83, Figure S2). In the initial community populations of </w:t>
      </w:r>
      <w:r>
        <w:rPr>
          <w:i/>
        </w:rPr>
        <w:t>Verrucomicrobia</w:t>
      </w:r>
      <w:r>
        <w:t xml:space="preserve">, </w:t>
      </w:r>
      <w:r>
        <w:rPr>
          <w:i/>
        </w:rPr>
        <w:t>Campilobacterota</w:t>
      </w:r>
      <w:r>
        <w:t xml:space="preserve"> and </w:t>
      </w:r>
      <w:r>
        <w:rPr>
          <w:i/>
        </w:rPr>
        <w:t>Proteobacteria</w:t>
      </w:r>
      <w:r>
        <w:t xml:space="preserve"> contributed the most to the correct prediction of toxin production (Figure 5A). </w:t>
      </w:r>
      <w:r>
        <w:rPr>
          <w:i/>
        </w:rPr>
        <w:t>C. difficile</w:t>
      </w:r>
      <w:r>
        <w:t xml:space="preserve"> was more likely to produce toxin when the initial community had smaller populations of </w:t>
      </w:r>
      <w:r>
        <w:rPr>
          <w:i/>
        </w:rPr>
        <w:t>Verrucomicrobia</w:t>
      </w:r>
      <w:r>
        <w:t xml:space="preserve"> and </w:t>
      </w:r>
      <w:r>
        <w:rPr>
          <w:i/>
        </w:rPr>
        <w:t>Campilobacterota</w:t>
      </w:r>
      <w:r>
        <w:t xml:space="preserve"> and had larger pop</w:t>
      </w:r>
      <w:del w:id="98" w:author="Tomkovich, Sarah" w:date="2021-11-02T18:44:00Z">
        <w:r w:rsidDel="00401EF2">
          <w:delText>l</w:delText>
        </w:r>
      </w:del>
      <w:r>
        <w:t>u</w:t>
      </w:r>
      <w:ins w:id="99" w:author="Tomkovich, Sarah" w:date="2021-11-02T18:44:00Z">
        <w:r w:rsidR="00401EF2">
          <w:t>l</w:t>
        </w:r>
      </w:ins>
      <w:r>
        <w:t xml:space="preserve">ations of </w:t>
      </w:r>
      <w:r>
        <w:rPr>
          <w:i/>
        </w:rPr>
        <w:t>Proteobacteria</w:t>
      </w:r>
      <w:r>
        <w:t xml:space="preserve">. Next, we assessed the ability of the community to predict </w:t>
      </w:r>
      <w:commentRangeStart w:id="100"/>
      <w:r>
        <w:t>severe disease</w:t>
      </w:r>
      <w:commentRangeEnd w:id="100"/>
      <w:r w:rsidR="00401EF2">
        <w:rPr>
          <w:rStyle w:val="CommentReference"/>
        </w:rPr>
        <w:commentReference w:id="100"/>
      </w:r>
      <w:r>
        <w:t xml:space="preserve">. Class rank classification was sufficient to predict if the mouse would succumb to the infection before the end of the experiment (AUROC = 0.91, Figure S2). Groups of bacteria belonging to </w:t>
      </w:r>
      <w:r>
        <w:rPr>
          <w:i/>
        </w:rPr>
        <w:t>Bacilli</w:t>
      </w:r>
      <w:r>
        <w:t xml:space="preserve">, </w:t>
      </w:r>
      <w:r>
        <w:rPr>
          <w:i/>
        </w:rPr>
        <w:t>Firmicutes</w:t>
      </w:r>
      <w:r>
        <w:t xml:space="preserve">, and </w:t>
      </w:r>
      <w:r>
        <w:rPr>
          <w:i/>
        </w:rPr>
        <w:t>Erysipelotrichia</w:t>
      </w:r>
      <w:r>
        <w:t xml:space="preserve"> contributed the most to the correct prediction. Larger populations of </w:t>
      </w:r>
      <w:r>
        <w:rPr>
          <w:i/>
        </w:rPr>
        <w:t>Bacilli</w:t>
      </w:r>
      <w:r>
        <w:t xml:space="preserve"> and </w:t>
      </w:r>
      <w:r>
        <w:rPr>
          <w:i/>
        </w:rPr>
        <w:t>Firmicutes</w:t>
      </w:r>
      <w:r>
        <w:t xml:space="preserve"> and reduced populations of </w:t>
      </w:r>
      <w:r>
        <w:rPr>
          <w:i/>
        </w:rPr>
        <w:t>Erysipelotrichia</w:t>
      </w:r>
      <w:r>
        <w:t xml:space="preserve"> were more likely to result in moribundity (Figure 5B). Aside from </w:t>
      </w:r>
      <w:r>
        <w:rPr>
          <w:i/>
        </w:rPr>
        <w:t>Erysipelotrichia</w:t>
      </w:r>
      <w:r>
        <w:t xml:space="preserve">, the only other population decreased in moribund mice was </w:t>
      </w:r>
      <w:r>
        <w:rPr>
          <w:i/>
        </w:rPr>
        <w:t>Clostridia</w:t>
      </w:r>
      <w:r>
        <w:t xml:space="preserve">, all other features had increased populations in the moribund mice. Lastly, the initial community was able to predict if the mice would have a histopathologic score above or below the median score (median histopathologic score = 5) with the genera relative abundances (AUROC = 0.99, Figure S2). There were no genera with a significantly greater effect on the model performance than any others, indicating the model is reliant on many genera for the correct prediction. The model used some of the genera identified in the LEfSe analysis, such as populations of </w:t>
      </w:r>
      <w:r>
        <w:rPr>
          <w:i/>
        </w:rPr>
        <w:t>Coprobacillus</w:t>
      </w:r>
      <w:r>
        <w:t xml:space="preserve">, </w:t>
      </w:r>
      <w:r>
        <w:rPr>
          <w:i/>
        </w:rPr>
        <w:t>Anaerostipes</w:t>
      </w:r>
      <w:r>
        <w:t xml:space="preserve">, and </w:t>
      </w:r>
      <w:r>
        <w:rPr>
          <w:i/>
        </w:rPr>
        <w:t>Hungatella</w:t>
      </w:r>
      <w:r>
        <w:t xml:space="preserve">. Communities with greater populations of </w:t>
      </w:r>
      <w:r>
        <w:rPr>
          <w:i/>
        </w:rPr>
        <w:t>Hungatella</w:t>
      </w:r>
      <w:r>
        <w:t xml:space="preserve">, </w:t>
      </w:r>
      <w:r>
        <w:rPr>
          <w:i/>
        </w:rPr>
        <w:t>Eggerthella</w:t>
      </w:r>
      <w:r>
        <w:t xml:space="preserve">, </w:t>
      </w:r>
      <w:r>
        <w:rPr>
          <w:i/>
        </w:rPr>
        <w:t>Bifidobacterium</w:t>
      </w:r>
      <w:r>
        <w:t xml:space="preserve">, </w:t>
      </w:r>
      <w:r>
        <w:rPr>
          <w:i/>
        </w:rPr>
        <w:t>Duncaniella</w:t>
      </w:r>
      <w:r>
        <w:t xml:space="preserve"> and </w:t>
      </w:r>
      <w:r>
        <w:rPr>
          <w:i/>
        </w:rPr>
        <w:t>Neisseria</w:t>
      </w:r>
      <w:r>
        <w:t xml:space="preserve"> were more likely to have greater histopathologic scores.</w:t>
      </w:r>
    </w:p>
    <w:p w14:paraId="0B17FC2A" w14:textId="0F51049A" w:rsidR="003106A6" w:rsidRDefault="007E0AFF">
      <w:pPr>
        <w:pStyle w:val="BodyText"/>
      </w:pPr>
      <w:r>
        <w:rPr>
          <w:b/>
        </w:rPr>
        <w:lastRenderedPageBreak/>
        <w:t xml:space="preserve">Disease severity consistent by donor community across </w:t>
      </w:r>
      <w:commentRangeStart w:id="101"/>
      <w:r>
        <w:rPr>
          <w:b/>
        </w:rPr>
        <w:t>strains/isolates</w:t>
      </w:r>
      <w:commentRangeEnd w:id="101"/>
      <w:r w:rsidR="00401EF2">
        <w:rPr>
          <w:rStyle w:val="CommentReference"/>
        </w:rPr>
        <w:commentReference w:id="101"/>
      </w:r>
      <w:r>
        <w:rPr>
          <w:b/>
        </w:rPr>
        <w:t>.</w:t>
      </w:r>
      <w:r>
        <w:t xml:space="preserve"> </w:t>
      </w:r>
      <w:commentRangeStart w:id="102"/>
      <w:r>
        <w:t xml:space="preserve">We used a single </w:t>
      </w:r>
      <w:r>
        <w:rPr>
          <w:i/>
        </w:rPr>
        <w:t>C. difficile</w:t>
      </w:r>
      <w:r>
        <w:t xml:space="preserve"> isolate, ribotype 027 isolate 431 to characterize the range of disease severity and the features of the bacterial community associated with severity (10). </w:t>
      </w:r>
      <w:commentRangeEnd w:id="102"/>
      <w:r w:rsidR="00401EF2">
        <w:rPr>
          <w:rStyle w:val="CommentReference"/>
        </w:rPr>
        <w:commentReference w:id="102"/>
      </w:r>
      <w:r>
        <w:t xml:space="preserve">Since we had used the same mice and </w:t>
      </w:r>
      <w:r>
        <w:rPr>
          <w:i/>
        </w:rPr>
        <w:t>C. difficile</w:t>
      </w:r>
      <w:r>
        <w:t xml:space="preserve"> isolate in our first set of experiemnts, we next wanted to test if the effect of the community would apply to </w:t>
      </w:r>
      <w:commentRangeStart w:id="103"/>
      <w:r>
        <w:t xml:space="preserve">other </w:t>
      </w:r>
      <w:r>
        <w:rPr>
          <w:i/>
        </w:rPr>
        <w:t>C. difficile</w:t>
      </w:r>
      <w:r>
        <w:t xml:space="preserve"> isolates</w:t>
      </w:r>
      <w:commentRangeEnd w:id="103"/>
      <w:r w:rsidR="00401EF2">
        <w:rPr>
          <w:rStyle w:val="CommentReference"/>
        </w:rPr>
        <w:commentReference w:id="103"/>
      </w:r>
      <w:r>
        <w:t xml:space="preserve">. </w:t>
      </w:r>
      <w:commentRangeStart w:id="104"/>
      <w:r>
        <w:t xml:space="preserve">We selected three communities based on the result from our analysis thus far to select </w:t>
      </w:r>
      <w:del w:id="105" w:author="Tomkovich, Sarah" w:date="2021-11-02T18:56:00Z">
        <w:r w:rsidDel="006405E7">
          <w:delText xml:space="preserve">one community </w:delText>
        </w:r>
      </w:del>
      <w:ins w:id="106" w:author="Tomkovich, Sarah" w:date="2021-11-02T18:56:00Z">
        <w:r w:rsidR="006405E7">
          <w:t xml:space="preserve">representative communities that </w:t>
        </w:r>
      </w:ins>
      <w:r>
        <w:t xml:space="preserve">we would expect to result in a low </w:t>
      </w:r>
      <w:commentRangeStart w:id="107"/>
      <w:r>
        <w:t xml:space="preserve">clinical score (&lt; 5), a high clinical </w:t>
      </w:r>
      <w:commentRangeEnd w:id="107"/>
      <w:r w:rsidR="006405E7">
        <w:rPr>
          <w:rStyle w:val="CommentReference"/>
        </w:rPr>
        <w:commentReference w:id="107"/>
      </w:r>
      <w:r>
        <w:t xml:space="preserve">score (&gt; 5), and </w:t>
      </w:r>
      <w:del w:id="108" w:author="Tomkovich, Sarah" w:date="2021-11-02T18:56:00Z">
        <w:r w:rsidDel="006405E7">
          <w:delText xml:space="preserve">one with </w:delText>
        </w:r>
      </w:del>
      <w:r>
        <w:t xml:space="preserve">a high clinical score which becomes moribund. Using genus level data to select the communities, we selected communities based on the relative abundance patterns of </w:t>
      </w:r>
      <w:r>
        <w:rPr>
          <w:i/>
        </w:rPr>
        <w:t>Sellimonas</w:t>
      </w:r>
      <w:r>
        <w:t xml:space="preserve"> and </w:t>
      </w:r>
      <w:r>
        <w:rPr>
          <w:i/>
        </w:rPr>
        <w:t>Anaerotignum</w:t>
      </w:r>
      <w:r>
        <w:t xml:space="preserve"> (higher abundance in mice with a low clinical score), </w:t>
      </w:r>
      <w:r>
        <w:rPr>
          <w:i/>
        </w:rPr>
        <w:t>Lachnospiracea</w:t>
      </w:r>
      <w:r>
        <w:t xml:space="preserve"> (lower abundance in moribund mice), </w:t>
      </w:r>
      <w:r>
        <w:rPr>
          <w:i/>
        </w:rPr>
        <w:t>Hungatella</w:t>
      </w:r>
      <w:r>
        <w:t xml:space="preserve"> and </w:t>
      </w:r>
      <w:r>
        <w:rPr>
          <w:i/>
        </w:rPr>
        <w:t>Eisenbergiella</w:t>
      </w:r>
      <w:r>
        <w:t xml:space="preserve"> (higher abundance in moderate mice and lower in moribund mice), Clostridium sensu stricto (higher in moribund mice by both LEfSe analysis and RF model) and </w:t>
      </w:r>
      <w:r>
        <w:rPr>
          <w:i/>
        </w:rPr>
        <w:t>Enterocloster</w:t>
      </w:r>
      <w:r>
        <w:t xml:space="preserve"> (lower in moribund mice and a negative linear trend with disease severity by LEfSe analysis) (Figure S3). </w:t>
      </w:r>
      <w:commentRangeEnd w:id="104"/>
      <w:r w:rsidR="006405E7">
        <w:rPr>
          <w:rStyle w:val="CommentReference"/>
        </w:rPr>
        <w:commentReference w:id="104"/>
      </w:r>
      <w:r>
        <w:t>With this set of human fecal communities selected, we inoculated mice via oral gavage of the human fecal slurry and allowed</w:t>
      </w:r>
      <w:commentRangeStart w:id="109"/>
      <w:r>
        <w:t xml:space="preserve"> two weeks for </w:t>
      </w:r>
      <w:proofErr w:type="gramStart"/>
      <w:r>
        <w:t>the a</w:t>
      </w:r>
      <w:proofErr w:type="gramEnd"/>
      <w:r>
        <w:t xml:space="preserve"> community to establish. We then challenged the mice with a different </w:t>
      </w:r>
      <w:r>
        <w:rPr>
          <w:i/>
        </w:rPr>
        <w:t>C. difficile</w:t>
      </w:r>
      <w:r>
        <w:t xml:space="preserve"> (10). </w:t>
      </w:r>
      <w:commentRangeEnd w:id="109"/>
      <w:r w:rsidR="006405E7">
        <w:rPr>
          <w:rStyle w:val="CommentReference"/>
        </w:rPr>
        <w:commentReference w:id="109"/>
      </w:r>
      <w:r>
        <w:t xml:space="preserve">The disease severity for this set of experiments closely matched that in our first set of experiments with </w:t>
      </w:r>
      <w:r>
        <w:rPr>
          <w:i/>
        </w:rPr>
        <w:t>C. difficile</w:t>
      </w:r>
      <w:r>
        <w:t xml:space="preserve"> </w:t>
      </w:r>
      <w:commentRangeStart w:id="110"/>
      <w:r>
        <w:t xml:space="preserve">isolate 431 </w:t>
      </w:r>
      <w:commentRangeEnd w:id="110"/>
      <w:r w:rsidR="00401EF2">
        <w:rPr>
          <w:rStyle w:val="CommentReference"/>
        </w:rPr>
        <w:commentReference w:id="110"/>
      </w:r>
      <w:r>
        <w:t>(Figure 6).</w:t>
      </w:r>
    </w:p>
    <w:p w14:paraId="3231941A" w14:textId="77777777" w:rsidR="003106A6" w:rsidRDefault="007E0AFF">
      <w:pPr>
        <w:pStyle w:val="Heading2"/>
      </w:pPr>
      <w:bookmarkStart w:id="111" w:name="discussion"/>
      <w:commentRangeStart w:id="112"/>
      <w:r>
        <w:t>Discussion</w:t>
      </w:r>
      <w:bookmarkEnd w:id="111"/>
      <w:commentRangeEnd w:id="112"/>
      <w:r w:rsidR="0039436F">
        <w:rPr>
          <w:rStyle w:val="CommentReference"/>
          <w:rFonts w:asciiTheme="minorHAnsi" w:eastAsiaTheme="minorHAnsi" w:hAnsiTheme="minorHAnsi" w:cstheme="minorBidi"/>
          <w:b w:val="0"/>
          <w:bCs w:val="0"/>
          <w:color w:val="auto"/>
        </w:rPr>
        <w:commentReference w:id="112"/>
      </w:r>
    </w:p>
    <w:p w14:paraId="330B6FCE" w14:textId="77777777" w:rsidR="003106A6" w:rsidRDefault="007E0AFF">
      <w:pPr>
        <w:pStyle w:val="FirstParagraph"/>
      </w:pPr>
      <w:r>
        <w:t xml:space="preserve">Challenging mice colonized with different human fecal communities with a single </w:t>
      </w:r>
      <w:r>
        <w:rPr>
          <w:i/>
        </w:rPr>
        <w:t>C. difficile</w:t>
      </w:r>
      <w:r>
        <w:t xml:space="preserve"> isolate allowed us to identify the effect of microbiome variation on </w:t>
      </w:r>
      <w:r>
        <w:rPr>
          <w:i/>
        </w:rPr>
        <w:t>C. difficile</w:t>
      </w:r>
      <w:r>
        <w:t xml:space="preserve"> infection disease severity. Our LEfSe analyses and random forest models revealed the relationships between the bacterial community members and the degree of disease severity. We used the relative abundance patterns of community members with strong associations with disease severity to select communities to test if the observed disease severity is conserved when </w:t>
      </w:r>
      <w:commentRangeStart w:id="113"/>
      <w:r>
        <w:t xml:space="preserve">other </w:t>
      </w:r>
      <w:r>
        <w:rPr>
          <w:i/>
        </w:rPr>
        <w:t>C. difficile</w:t>
      </w:r>
      <w:r>
        <w:t xml:space="preserve"> isolates are used</w:t>
      </w:r>
      <w:commentRangeEnd w:id="113"/>
      <w:r w:rsidR="006405E7">
        <w:rPr>
          <w:rStyle w:val="CommentReference"/>
        </w:rPr>
        <w:commentReference w:id="113"/>
      </w:r>
      <w:r>
        <w:t xml:space="preserve">. The disease outcome from the </w:t>
      </w:r>
      <w:r>
        <w:rPr>
          <w:i/>
        </w:rPr>
        <w:t>C. difficile</w:t>
      </w:r>
      <w:r>
        <w:t xml:space="preserve"> chalenge with the new isolate matched the expected disease severities. Overall, these results have demonstrated that the bacterial community is capable of modulating the disease severity of </w:t>
      </w:r>
      <w:r>
        <w:rPr>
          <w:i/>
        </w:rPr>
        <w:t>C. difficile</w:t>
      </w:r>
      <w:r>
        <w:t xml:space="preserve"> infection.</w:t>
      </w:r>
    </w:p>
    <w:p w14:paraId="58CCFAD1" w14:textId="77777777" w:rsidR="003106A6" w:rsidRDefault="007E0AFF">
      <w:pPr>
        <w:pStyle w:val="BodyText"/>
      </w:pPr>
      <w:r>
        <w:t xml:space="preserve">CDI severity can range from no symptoms, mild symptoms such as diarrhea, or severe symptoms such as toxic megacolon or death. Physicians use prediction tools to identify patients most at risk of developing a severe infection using white blood cell counts, serum albumin level, or serum creatine level (14). Those levels are being driven by the activities in the intestine (17). Research into the drivers of this variation have revealed factors that make </w:t>
      </w:r>
      <w:r>
        <w:rPr>
          <w:i/>
        </w:rPr>
        <w:t>C. difficile</w:t>
      </w:r>
      <w:r>
        <w:t xml:space="preserve"> more virulent. </w:t>
      </w:r>
      <w:commentRangeStart w:id="114"/>
      <w:r>
        <w:t>Strains are categorized for their virulence by the presence and production toxin A and toxin B and the prevelance in outbreaks, such as ribotype 027 and 078 (18).</w:t>
      </w:r>
      <w:commentRangeEnd w:id="114"/>
      <w:r w:rsidR="006405E7">
        <w:rPr>
          <w:rStyle w:val="CommentReference"/>
        </w:rPr>
        <w:commentReference w:id="114"/>
      </w:r>
      <w:r>
        <w:t xml:space="preserve"> However, other studies have shown that virulence is not necessarily linked with toxin production </w:t>
      </w:r>
      <w:r>
        <w:rPr>
          <w:b/>
        </w:rPr>
        <w:t>???</w:t>
      </w:r>
      <w:r>
        <w:t xml:space="preserve"> or the </w:t>
      </w:r>
      <w:proofErr w:type="gramStart"/>
      <w:r>
        <w:t xml:space="preserve">strain </w:t>
      </w:r>
      <w:r>
        <w:rPr>
          <w:b/>
        </w:rPr>
        <w:t>?</w:t>
      </w:r>
      <w:proofErr w:type="gramEnd"/>
      <w:r>
        <w:rPr>
          <w:b/>
        </w:rPr>
        <w:t>??</w:t>
      </w:r>
      <w:r>
        <w:t xml:space="preserve">. Furthermore, there is variation in the genome, growth rate, sporulation, germination, and toxin production in different isolates of a strain (10). This variation may help explain why severe CDI prediction tools often miss identifying many patients with CDI that will develop severe disease (1). Therefore, it is </w:t>
      </w:r>
      <w:r>
        <w:lastRenderedPageBreak/>
        <w:t>necessary to gain a full understanding of all factors contributing to disease variation to improve our ability to predict severity.</w:t>
      </w:r>
    </w:p>
    <w:p w14:paraId="4ABEFA9E" w14:textId="77777777" w:rsidR="003106A6" w:rsidRDefault="007E0AFF">
      <w:pPr>
        <w:pStyle w:val="BodyText"/>
      </w:pPr>
      <w:r>
        <w:t xml:space="preserve">The state of the intestinal bacterial community determines the ability of </w:t>
      </w:r>
      <w:r>
        <w:rPr>
          <w:i/>
        </w:rPr>
        <w:t>C. difficile</w:t>
      </w:r>
      <w:r>
        <w:t xml:space="preserve"> to colonize, persist and even cause recurrent infections. </w:t>
      </w:r>
      <w:r>
        <w:rPr>
          <w:i/>
        </w:rPr>
        <w:t>C. difficile</w:t>
      </w:r>
      <w:r>
        <w:t xml:space="preserve"> is unable to colonize an unperturbed healthy gut community and is only able to </w:t>
      </w:r>
      <w:commentRangeStart w:id="115"/>
      <w:r>
        <w:t>entry</w:t>
      </w:r>
      <w:commentRangeEnd w:id="115"/>
      <w:r w:rsidR="00E51402">
        <w:rPr>
          <w:rStyle w:val="CommentReference"/>
        </w:rPr>
        <w:commentReference w:id="115"/>
      </w:r>
      <w:r>
        <w:t xml:space="preserve"> after a perturbation (24). </w:t>
      </w:r>
      <w:commentRangeStart w:id="116"/>
      <w:r>
        <w:t xml:space="preserve">Once colonized, the different communities lead to different metabolic responses and dynamics of the </w:t>
      </w:r>
      <w:r>
        <w:rPr>
          <w:i/>
        </w:rPr>
        <w:t>C. difficile</w:t>
      </w:r>
      <w:r>
        <w:t xml:space="preserve"> population (25). The gut bacteria metabolize primary bile acids into secondary bile acids (27). The concentration of these bile acids affect the germination, growth, toxin production and biofilm formation (5). Members of the bacterial community also affect other metabolites </w:t>
      </w:r>
      <w:r>
        <w:rPr>
          <w:i/>
        </w:rPr>
        <w:t>C. difficile</w:t>
      </w:r>
      <w:r>
        <w:t xml:space="preserve"> utilizes. </w:t>
      </w:r>
      <w:r>
        <w:rPr>
          <w:i/>
        </w:rPr>
        <w:t>Bacteroides thetaiotaomicron</w:t>
      </w:r>
      <w:r>
        <w:t xml:space="preserve"> produce sialidases which release sialic acid from the mucosa for </w:t>
      </w:r>
      <w:r>
        <w:rPr>
          <w:i/>
        </w:rPr>
        <w:t>C. difficile</w:t>
      </w:r>
      <w:r>
        <w:t xml:space="preserve"> to utilize (31). The nutrient environemt affects toxin production (33). </w:t>
      </w:r>
      <w:commentRangeEnd w:id="116"/>
      <w:r w:rsidR="00E51402">
        <w:rPr>
          <w:rStyle w:val="CommentReference"/>
        </w:rPr>
        <w:commentReference w:id="116"/>
      </w:r>
      <w:r>
        <w:t xml:space="preserve">Thus, many of the actions of the gut bacteria modulate </w:t>
      </w:r>
      <w:r>
        <w:rPr>
          <w:i/>
        </w:rPr>
        <w:t>C. difficile</w:t>
      </w:r>
      <w:r>
        <w:t xml:space="preserve"> in ways that would affect the disease severity driven by CDI.</w:t>
      </w:r>
    </w:p>
    <w:p w14:paraId="1BA15F4F" w14:textId="4E396DBA" w:rsidR="003106A6" w:rsidRDefault="007E0AFF">
      <w:pPr>
        <w:pStyle w:val="BodyText"/>
      </w:pPr>
      <w:commentRangeStart w:id="117"/>
      <w:r>
        <w:t>The gut community has not been demo</w:t>
      </w:r>
      <w:ins w:id="118" w:author="Tomkovich, Sarah" w:date="2021-11-02T19:07:00Z">
        <w:r w:rsidR="00E51402">
          <w:t>n</w:t>
        </w:r>
      </w:ins>
      <w:r>
        <w:t xml:space="preserve">strated to modulate CDI disease severity. </w:t>
      </w:r>
      <w:commentRangeEnd w:id="117"/>
      <w:r w:rsidR="00E51402">
        <w:rPr>
          <w:rStyle w:val="CommentReference"/>
        </w:rPr>
        <w:commentReference w:id="117"/>
      </w:r>
      <w:commentRangeStart w:id="119"/>
      <w:r>
        <w:t xml:space="preserve">Myriad studies have explored the relationship between the microbiome and </w:t>
      </w:r>
      <w:proofErr w:type="gramStart"/>
      <w:r>
        <w:t>CDI</w:t>
      </w:r>
      <w:proofErr w:type="gramEnd"/>
      <w:r>
        <w:t xml:space="preserve"> but none have ventured into the variation of disease severity due to the microbiome. </w:t>
      </w:r>
      <w:commentRangeEnd w:id="119"/>
      <w:r w:rsidR="00E51402">
        <w:rPr>
          <w:rStyle w:val="CommentReference"/>
        </w:rPr>
        <w:commentReference w:id="119"/>
      </w:r>
      <w:r>
        <w:t xml:space="preserve">Most CDI studies employ either an </w:t>
      </w:r>
      <w:r>
        <w:rPr>
          <w:i/>
        </w:rPr>
        <w:t>in vitro</w:t>
      </w:r>
      <w:r>
        <w:t xml:space="preserve"> or </w:t>
      </w:r>
      <w:r>
        <w:rPr>
          <w:i/>
        </w:rPr>
        <w:t>in vivo</w:t>
      </w:r>
      <w:r>
        <w:t xml:space="preserve"> model using a homogenous bacterial community. Collins et al used multiple human communities to colonize mice, however the communities were pooled prior to gavaging into germ-free mice (34), resulting in a single community. Studies examining difference in disease often use different </w:t>
      </w:r>
      <w:r>
        <w:rPr>
          <w:i/>
        </w:rPr>
        <w:t>C. difficile</w:t>
      </w:r>
      <w:r>
        <w:t xml:space="preserve"> strains or ribotypes in mice with similar microbiota as a proxy for variation in disease, such as strain 630 for non-severe and ribotype 027 for severe </w:t>
      </w:r>
      <w:commentRangeStart w:id="120"/>
      <w:r>
        <w:t>(18). There ha</w:t>
      </w:r>
      <w:ins w:id="121" w:author="Tomkovich, Sarah" w:date="2021-11-02T19:10:00Z">
        <w:r w:rsidR="00E51402">
          <w:t>ve also</w:t>
        </w:r>
      </w:ins>
      <w:del w:id="122" w:author="Tomkovich, Sarah" w:date="2021-11-02T19:10:00Z">
        <w:r w:rsidDel="00E51402">
          <w:delText>s</w:delText>
        </w:r>
      </w:del>
      <w:r>
        <w:t xml:space="preserve"> been studies demonstrating variation in severity</w:t>
      </w:r>
      <w:del w:id="123" w:author="Tomkovich, Sarah" w:date="2021-11-02T19:10:00Z">
        <w:r w:rsidDel="00E51402">
          <w:delText>, but</w:delText>
        </w:r>
      </w:del>
      <w:r>
        <w:t xml:space="preserve"> through tapering antibiotic dosage (26) or by reducing the </w:t>
      </w:r>
      <w:proofErr w:type="gramStart"/>
      <w:r>
        <w:t>amount</w:t>
      </w:r>
      <w:proofErr w:type="gramEnd"/>
      <w:r>
        <w:t xml:space="preserve"> of cells or spores used for the challenge (22). </w:t>
      </w:r>
      <w:commentRangeEnd w:id="120"/>
      <w:r w:rsidR="00E51402">
        <w:rPr>
          <w:rStyle w:val="CommentReference"/>
        </w:rPr>
        <w:commentReference w:id="120"/>
      </w:r>
      <w:r>
        <w:t xml:space="preserve">Our group has recently been uncovering how variation in the microbiome affects CDI but have been limited to </w:t>
      </w:r>
      <w:r>
        <w:rPr>
          <w:i/>
        </w:rPr>
        <w:t>C. difficile</w:t>
      </w:r>
      <w:r>
        <w:t xml:space="preserve"> colonization (26).</w:t>
      </w:r>
    </w:p>
    <w:p w14:paraId="18D2205C" w14:textId="1233997F" w:rsidR="003106A6" w:rsidRDefault="007E0AFF">
      <w:pPr>
        <w:pStyle w:val="BodyText"/>
      </w:pPr>
      <w:r>
        <w:t xml:space="preserve">With our recent observations that the initial community affects the ability of </w:t>
      </w:r>
      <w:r>
        <w:rPr>
          <w:i/>
        </w:rPr>
        <w:t>C. difficile</w:t>
      </w:r>
      <w:r>
        <w:t xml:space="preserve"> to persist in an environment and the existing research describing the myriad ways the microbiome interacts with </w:t>
      </w:r>
      <w:r>
        <w:rPr>
          <w:i/>
        </w:rPr>
        <w:t>C. difficile</w:t>
      </w:r>
      <w:r>
        <w:t xml:space="preserve">, we hypothesized that the microbiome directly and indirectly modulates CDI disease severity. Our data demostrate gut bacterial relative abundances associate with variation in toxin production, histopathologic scoring of the cecum and </w:t>
      </w:r>
      <w:del w:id="124" w:author="Tomkovich, Sarah" w:date="2021-11-02T19:11:00Z">
        <w:r w:rsidDel="00E51402">
          <w:delText>severe disease</w:delText>
        </w:r>
      </w:del>
      <w:ins w:id="125" w:author="Tomkovich, Sarah" w:date="2021-11-02T19:11:00Z">
        <w:r w:rsidR="00E51402">
          <w:t>mortality</w:t>
        </w:r>
      </w:ins>
      <w:r>
        <w:t xml:space="preserve">. This </w:t>
      </w:r>
      <w:del w:id="126" w:author="Tomkovich, Sarah" w:date="2021-11-02T19:12:00Z">
        <w:r w:rsidDel="00E51402">
          <w:delText>anaylsis</w:delText>
        </w:r>
      </w:del>
      <w:ins w:id="127" w:author="Tomkovich, Sarah" w:date="2021-11-02T19:12:00Z">
        <w:r w:rsidR="00E51402">
          <w:t>analysis</w:t>
        </w:r>
      </w:ins>
      <w:del w:id="128" w:author="Tomkovich, Sarah" w:date="2021-11-02T19:11:00Z">
        <w:r w:rsidDel="00E51402">
          <w:delText xml:space="preserve"> has</w:delText>
        </w:r>
      </w:del>
      <w:r>
        <w:t xml:space="preserve"> revealed populations of </w:t>
      </w:r>
      <w:r>
        <w:rPr>
          <w:i/>
        </w:rPr>
        <w:t>Akkermansia</w:t>
      </w:r>
      <w:r>
        <w:t xml:space="preserve">, </w:t>
      </w:r>
      <w:r>
        <w:rPr>
          <w:i/>
        </w:rPr>
        <w:t>Anaerostipes</w:t>
      </w:r>
      <w:r>
        <w:t xml:space="preserve">, </w:t>
      </w:r>
      <w:r>
        <w:rPr>
          <w:i/>
        </w:rPr>
        <w:t>Coprobacillus</w:t>
      </w:r>
      <w:r>
        <w:t xml:space="preserve">, </w:t>
      </w:r>
      <w:r>
        <w:rPr>
          <w:i/>
        </w:rPr>
        <w:t>Enterocloster</w:t>
      </w:r>
      <w:r>
        <w:t xml:space="preserve">, </w:t>
      </w:r>
      <w:r>
        <w:rPr>
          <w:i/>
        </w:rPr>
        <w:t>Lactonifactor</w:t>
      </w:r>
      <w:r>
        <w:t xml:space="preserve">, and </w:t>
      </w:r>
      <w:r>
        <w:rPr>
          <w:i/>
        </w:rPr>
        <w:t>Monoglobus</w:t>
      </w:r>
      <w:r>
        <w:t xml:space="preserve"> were more abundant in the microbiome of mice </w:t>
      </w:r>
      <w:commentRangeStart w:id="129"/>
      <w:r>
        <w:t>which little to no disease was detected</w:t>
      </w:r>
      <w:commentRangeEnd w:id="129"/>
      <w:r w:rsidR="00E51402">
        <w:rPr>
          <w:rStyle w:val="CommentReference"/>
        </w:rPr>
        <w:commentReference w:id="129"/>
      </w:r>
      <w:r>
        <w:t xml:space="preserve">. These genera providing a protective role are supported by previous studies. </w:t>
      </w:r>
      <w:r>
        <w:rPr>
          <w:i/>
        </w:rPr>
        <w:t>Coprobacillus</w:t>
      </w:r>
      <w:r>
        <w:t xml:space="preserve">, </w:t>
      </w:r>
      <w:r>
        <w:rPr>
          <w:i/>
        </w:rPr>
        <w:t>Lactonifactor</w:t>
      </w:r>
      <w:r>
        <w:t xml:space="preserve">, and </w:t>
      </w:r>
      <w:r>
        <w:rPr>
          <w:i/>
        </w:rPr>
        <w:t>Monoglobus</w:t>
      </w:r>
      <w:r>
        <w:t xml:space="preserve"> have been shown to be involved in dietary fiber fermentation and associated with healthy communities (37). </w:t>
      </w:r>
      <w:r>
        <w:rPr>
          <w:i/>
        </w:rPr>
        <w:t>Anaerostipes</w:t>
      </w:r>
      <w:r>
        <w:t xml:space="preserve"> and </w:t>
      </w:r>
      <w:r>
        <w:rPr>
          <w:i/>
        </w:rPr>
        <w:t>Coprobacillus</w:t>
      </w:r>
      <w:r>
        <w:t xml:space="preserve"> produce short chain fatty acids which also have been associated with healthy communities (41). Furthermore, </w:t>
      </w:r>
      <w:r>
        <w:rPr>
          <w:i/>
        </w:rPr>
        <w:t>Coprobacillus</w:t>
      </w:r>
      <w:r>
        <w:t>, which is abundant in mice with low histopathologic scores but rare in all other mice, has been sh</w:t>
      </w:r>
      <w:del w:id="130" w:author="Tomkovich, Sarah" w:date="2021-11-02T19:12:00Z">
        <w:r w:rsidDel="00E51402">
          <w:delText>w</w:delText>
        </w:r>
      </w:del>
      <w:r>
        <w:t>o</w:t>
      </w:r>
      <w:ins w:id="131" w:author="Tomkovich, Sarah" w:date="2021-11-02T19:12:00Z">
        <w:r w:rsidR="00E51402">
          <w:t>w</w:t>
        </w:r>
      </w:ins>
      <w:r>
        <w:t xml:space="preserve">n to contain putative type I lantibiotic gene cluster and inhibit </w:t>
      </w:r>
      <w:r>
        <w:rPr>
          <w:i/>
        </w:rPr>
        <w:t>C. difficile</w:t>
      </w:r>
      <w:r>
        <w:t xml:space="preserve"> colonization (44). </w:t>
      </w:r>
      <w:r>
        <w:rPr>
          <w:i/>
        </w:rPr>
        <w:t>Akkermansia</w:t>
      </w:r>
      <w:r>
        <w:t xml:space="preserve"> and </w:t>
      </w:r>
      <w:r>
        <w:rPr>
          <w:i/>
        </w:rPr>
        <w:t>Enterocloster</w:t>
      </w:r>
      <w:r>
        <w:t xml:space="preserve"> were also idenitified as more abundant in mice which had a low </w:t>
      </w:r>
      <w:commentRangeStart w:id="132"/>
      <w:r>
        <w:t xml:space="preserve">clinical disease </w:t>
      </w:r>
      <w:commentRangeEnd w:id="132"/>
      <w:r w:rsidR="00E51402">
        <w:rPr>
          <w:rStyle w:val="CommentReference"/>
        </w:rPr>
        <w:commentReference w:id="132"/>
      </w:r>
      <w:r>
        <w:t xml:space="preserve">but have </w:t>
      </w:r>
      <w:del w:id="133" w:author="Tomkovich, Sarah" w:date="2021-11-02T19:13:00Z">
        <w:r w:rsidDel="00E51402">
          <w:delText>contridictory</w:delText>
        </w:r>
      </w:del>
      <w:ins w:id="134" w:author="Tomkovich, Sarah" w:date="2021-11-02T19:13:00Z">
        <w:r w:rsidR="00E51402">
          <w:t>contradictory</w:t>
        </w:r>
      </w:ins>
      <w:r>
        <w:t xml:space="preserve"> supporting evidence in the current literature. In our data, </w:t>
      </w:r>
      <w:r>
        <w:rPr>
          <w:i/>
        </w:rPr>
        <w:t>Akkermansia</w:t>
      </w:r>
      <w:r>
        <w:t xml:space="preserve"> is most abundant in the mice with </w:t>
      </w:r>
      <w:commentRangeStart w:id="135"/>
      <w:r>
        <w:t>least disease</w:t>
      </w:r>
      <w:commentRangeEnd w:id="135"/>
      <w:r w:rsidR="00E51402">
        <w:rPr>
          <w:rStyle w:val="CommentReference"/>
        </w:rPr>
        <w:commentReference w:id="135"/>
      </w:r>
      <w:r>
        <w:t xml:space="preserve"> but there were some mice with severe disease which had increased </w:t>
      </w:r>
      <w:r>
        <w:lastRenderedPageBreak/>
        <w:t xml:space="preserve">populations of </w:t>
      </w:r>
      <w:r>
        <w:rPr>
          <w:i/>
        </w:rPr>
        <w:t>Akkermansia</w:t>
      </w:r>
      <w:r>
        <w:t xml:space="preserve">. This could be attributed to either a more protective mucus layer </w:t>
      </w:r>
      <w:del w:id="136" w:author="Tomkovich, Sarah" w:date="2021-11-02T19:14:00Z">
        <w:r w:rsidDel="00E51402">
          <w:delText xml:space="preserve">had developed in the mice with little disease and </w:delText>
        </w:r>
      </w:del>
      <w:proofErr w:type="spellStart"/>
      <w:r>
        <w:rPr>
          <w:i/>
        </w:rPr>
        <w:t>Akkermansia</w:t>
      </w:r>
      <w:proofErr w:type="spellEnd"/>
      <w:r>
        <w:t xml:space="preserve"> </w:t>
      </w:r>
      <w:del w:id="137" w:author="Tomkovich, Sarah" w:date="2021-11-02T19:14:00Z">
        <w:r w:rsidDel="00E51402">
          <w:delText xml:space="preserve">is </w:delText>
        </w:r>
      </w:del>
      <w:r>
        <w:t xml:space="preserve">inhibiting colonization (46) or </w:t>
      </w:r>
      <w:r>
        <w:rPr>
          <w:i/>
        </w:rPr>
        <w:t>Akkermansia</w:t>
      </w:r>
      <w:r>
        <w:t xml:space="preserve"> could be crossfeeding </w:t>
      </w:r>
      <w:r>
        <w:rPr>
          <w:i/>
        </w:rPr>
        <w:t>C. difficile</w:t>
      </w:r>
      <w:r>
        <w:t xml:space="preserve"> or exposing a niche via its mucus consumption (48). Similarly with </w:t>
      </w:r>
      <w:r>
        <w:rPr>
          <w:i/>
        </w:rPr>
        <w:t>Enterocloster</w:t>
      </w:r>
      <w:r>
        <w:t xml:space="preserve">, in our data this genus was more abundant and associated with low histopathologic scores. It has been associated with healthy populations and has been used to mono-colonize germ-free mice to reduce the ability of </w:t>
      </w:r>
      <w:r>
        <w:rPr>
          <w:i/>
        </w:rPr>
        <w:t>C. difficile</w:t>
      </w:r>
      <w:r>
        <w:t xml:space="preserve"> to colonize (51). However, </w:t>
      </w:r>
      <w:r>
        <w:rPr>
          <w:i/>
        </w:rPr>
        <w:t>Enterocloster</w:t>
      </w:r>
      <w:r>
        <w:t xml:space="preserve"> has mostly been indentified in</w:t>
      </w:r>
      <w:commentRangeStart w:id="138"/>
      <w:r>
        <w:t xml:space="preserve"> infections that result in disease </w:t>
      </w:r>
      <w:commentRangeEnd w:id="138"/>
      <w:r w:rsidR="00CF6459">
        <w:rPr>
          <w:rStyle w:val="CommentReference"/>
        </w:rPr>
        <w:commentReference w:id="138"/>
      </w:r>
      <w:r>
        <w:t>(53). These data demo</w:t>
      </w:r>
      <w:ins w:id="139" w:author="Tomkovich, Sarah" w:date="2021-11-02T19:15:00Z">
        <w:r w:rsidR="00CF6459">
          <w:t>n</w:t>
        </w:r>
      </w:ins>
      <w:r>
        <w:t>strate a population of bacteria has the potential to be either protective or harmful. The disease outcome is not likely based on the abundance of a single population of bacteria rather the result of the interactions of many populations.</w:t>
      </w:r>
    </w:p>
    <w:p w14:paraId="503027E9" w14:textId="1CCE3EC2" w:rsidR="003106A6" w:rsidRDefault="007E0AFF">
      <w:pPr>
        <w:pStyle w:val="BodyText"/>
      </w:pPr>
      <w:r>
        <w:t xml:space="preserve">The groups of bacteria that were associated with either a higher histopathologic score or </w:t>
      </w:r>
      <w:del w:id="140" w:author="Tomkovich, Sarah" w:date="2021-11-02T19:16:00Z">
        <w:r w:rsidDel="00CF6459">
          <w:delText>severe disease</w:delText>
        </w:r>
      </w:del>
      <w:ins w:id="141" w:author="Tomkovich, Sarah" w:date="2021-11-02T19:16:00Z">
        <w:r w:rsidR="00CF6459">
          <w:t>morbidity</w:t>
        </w:r>
      </w:ins>
      <w:r>
        <w:t xml:space="preserve"> are members of the indigenous gut community that also have been associated with disease. </w:t>
      </w:r>
      <w:commentRangeStart w:id="142"/>
      <w:r>
        <w:t>These are often referred to as opportunitic pathogens, however based on the the results reported in this study it is more appropriate to</w:t>
      </w:r>
      <w:commentRangeStart w:id="143"/>
      <w:r>
        <w:t xml:space="preserve"> apply the damage-response framework for microbial pathogenesis </w:t>
      </w:r>
      <w:commentRangeEnd w:id="143"/>
      <w:r w:rsidR="00CF6459">
        <w:rPr>
          <w:rStyle w:val="CommentReference"/>
        </w:rPr>
        <w:commentReference w:id="143"/>
      </w:r>
      <w:r>
        <w:t xml:space="preserve">(55). The disease is not driven by a single entity, rather it is an emergent property of the responses of the host immune system, infecting microbe, and the microbes of the indigenous community. </w:t>
      </w:r>
      <w:commentRangeEnd w:id="142"/>
      <w:r w:rsidR="00CF6459">
        <w:rPr>
          <w:rStyle w:val="CommentReference"/>
        </w:rPr>
        <w:commentReference w:id="142"/>
      </w:r>
      <w:r>
        <w:t xml:space="preserve">Many of the populations with pathgenic potential that associated with worse outcomes are also facultative anaerobes. </w:t>
      </w:r>
      <w:r>
        <w:rPr>
          <w:i/>
        </w:rPr>
        <w:t>Enterococcus</w:t>
      </w:r>
      <w:r>
        <w:t xml:space="preserve">, </w:t>
      </w:r>
      <w:r>
        <w:rPr>
          <w:i/>
        </w:rPr>
        <w:t>Klebsiella</w:t>
      </w:r>
      <w:r>
        <w:t xml:space="preserve">, </w:t>
      </w:r>
      <w:r>
        <w:rPr>
          <w:i/>
        </w:rPr>
        <w:t>Shigella/Escherichia</w:t>
      </w:r>
      <w:r>
        <w:t xml:space="preserve">, </w:t>
      </w:r>
      <w:r>
        <w:rPr>
          <w:i/>
        </w:rPr>
        <w:t>Staphylococcus</w:t>
      </w:r>
      <w:r>
        <w:t xml:space="preserve">, and </w:t>
      </w:r>
      <w:r>
        <w:rPr>
          <w:i/>
        </w:rPr>
        <w:t>Streptococcus</w:t>
      </w:r>
      <w:r>
        <w:t xml:space="preserve"> have been shown to expand </w:t>
      </w:r>
      <w:del w:id="144" w:author="Tomkovich, Sarah" w:date="2021-11-02T19:18:00Z">
        <w:r w:rsidDel="00CF6459">
          <w:delText>their population with</w:delText>
        </w:r>
      </w:del>
      <w:ins w:id="145" w:author="Tomkovich, Sarah" w:date="2021-11-02T19:18:00Z">
        <w:r w:rsidR="00CF6459">
          <w:t>after</w:t>
        </w:r>
      </w:ins>
      <w:r>
        <w:t xml:space="preserve"> antibiotic use (57) and are commonly detected in CDI cases (60). In addition to these populations, </w:t>
      </w:r>
      <w:del w:id="146" w:author="Tomkovich, Sarah" w:date="2021-11-02T19:18:00Z">
        <w:r w:rsidDel="00CF6459">
          <w:delText xml:space="preserve">another set of bacteria, populations of </w:delText>
        </w:r>
      </w:del>
      <w:proofErr w:type="spellStart"/>
      <w:r>
        <w:rPr>
          <w:i/>
        </w:rPr>
        <w:t>Eggerthella</w:t>
      </w:r>
      <w:proofErr w:type="spellEnd"/>
      <w:r>
        <w:t xml:space="preserve">, </w:t>
      </w:r>
      <w:r>
        <w:rPr>
          <w:i/>
        </w:rPr>
        <w:t>Prevotellaceae</w:t>
      </w:r>
      <w:r>
        <w:t xml:space="preserve"> and </w:t>
      </w:r>
      <w:r>
        <w:rPr>
          <w:i/>
        </w:rPr>
        <w:t>Helicobacter</w:t>
      </w:r>
      <w:r>
        <w:t xml:space="preserve">, associated with worse outcomes have also been associated with intestinal inflammation (64). Recently, </w:t>
      </w:r>
      <w:r>
        <w:rPr>
          <w:i/>
        </w:rPr>
        <w:t>Helicobacter hepaticus</w:t>
      </w:r>
      <w:r>
        <w:t xml:space="preserve"> has been demostrated to be sufficient to cause susceptibility to CDI in IL-10</w:t>
      </w:r>
      <w:commentRangeStart w:id="147"/>
      <w:proofErr w:type="gramStart"/>
      <w:r>
        <w:t>^(</w:t>
      </w:r>
      <w:proofErr w:type="gramEnd"/>
      <w:r>
        <w:t>-/-)</w:t>
      </w:r>
      <w:commentRangeEnd w:id="147"/>
      <w:r w:rsidR="00CF6459">
        <w:rPr>
          <w:rStyle w:val="CommentReference"/>
        </w:rPr>
        <w:commentReference w:id="147"/>
      </w:r>
      <w:r>
        <w:t xml:space="preserve"> B57BL/6 mice (67). In our experiments, when </w:t>
      </w:r>
      <w:r>
        <w:rPr>
          <w:i/>
        </w:rPr>
        <w:t>Helicobacter</w:t>
      </w:r>
      <w:r>
        <w:t xml:space="preserve"> was present, the mouse resulted in either severe disease or a high histopathologic score. While we did not use IL-10^(-/-) mice, it is possible the bacterial communtity or host response are similarly modified by </w:t>
      </w:r>
      <w:r>
        <w:rPr>
          <w:i/>
        </w:rPr>
        <w:t>Helicobacter</w:t>
      </w:r>
      <w:r>
        <w:t xml:space="preserve"> allowing </w:t>
      </w:r>
      <w:r>
        <w:rPr>
          <w:i/>
        </w:rPr>
        <w:t>C. difficile</w:t>
      </w:r>
      <w:r>
        <w:t xml:space="preserve"> infection and resulting in host damage. However, </w:t>
      </w:r>
      <w:commentRangeStart w:id="148"/>
      <w:r>
        <w:t xml:space="preserve">the populations identified other than </w:t>
      </w:r>
      <w:r>
        <w:rPr>
          <w:i/>
        </w:rPr>
        <w:t>Helicobacter</w:t>
      </w:r>
      <w:r>
        <w:t xml:space="preserve"> </w:t>
      </w:r>
      <w:commentRangeEnd w:id="148"/>
      <w:r w:rsidR="00CF6459">
        <w:rPr>
          <w:rStyle w:val="CommentReference"/>
        </w:rPr>
        <w:commentReference w:id="148"/>
      </w:r>
      <w:r>
        <w:t>are not as clear with their relationship between their relative abundance and the resulting disease severity.</w:t>
      </w:r>
    </w:p>
    <w:p w14:paraId="62780237" w14:textId="77777777" w:rsidR="003106A6" w:rsidRDefault="007E0AFF">
      <w:pPr>
        <w:pStyle w:val="BodyText"/>
      </w:pPr>
      <w:r>
        <w:t xml:space="preserve">The damage-response framework for pathogenesis helps to understand how bacterial populations identified in this study potentiate CDI disease severity through the varied interactions with the host and </w:t>
      </w:r>
      <w:r>
        <w:rPr>
          <w:i/>
        </w:rPr>
        <w:t>C. difficile</w:t>
      </w:r>
      <w:r>
        <w:t xml:space="preserve">. In this set of experiments, we use the same host, C57BL/6 mice, </w:t>
      </w:r>
      <w:commentRangeStart w:id="149"/>
      <w:r>
        <w:t xml:space="preserve">the same infecting microbe, </w:t>
      </w:r>
      <w:r>
        <w:rPr>
          <w:i/>
        </w:rPr>
        <w:t>C. difficile</w:t>
      </w:r>
      <w:r>
        <w:t xml:space="preserve"> </w:t>
      </w:r>
      <w:proofErr w:type="spellStart"/>
      <w:r>
        <w:t>ribotype</w:t>
      </w:r>
      <w:proofErr w:type="spellEnd"/>
      <w:r>
        <w:t xml:space="preserve"> 027 isolate 431</w:t>
      </w:r>
      <w:commentRangeEnd w:id="149"/>
      <w:r w:rsidR="00CF6459">
        <w:rPr>
          <w:rStyle w:val="CommentReference"/>
        </w:rPr>
        <w:commentReference w:id="149"/>
      </w:r>
      <w:r>
        <w:t xml:space="preserve">, with different gut bacterial communities. The members of those communities were often present in multiple levels of disease severity. Thus, it is not merely, the presence of the bacteria but their activity in response to the other microbes and host which determine their effect on host damage. Additionally, while we are using the same host and infecting microbe, they too are reacting to the specific members of the bacterial community. Disease severity is driven by the cummulative effect of the host immune response and the activity of the gut bacteria and </w:t>
      </w:r>
      <w:r>
        <w:rPr>
          <w:i/>
        </w:rPr>
        <w:t>C. difficile</w:t>
      </w:r>
      <w:r>
        <w:t xml:space="preserve">. </w:t>
      </w:r>
      <w:r>
        <w:rPr>
          <w:i/>
        </w:rPr>
        <w:t>C. difficile</w:t>
      </w:r>
      <w:r>
        <w:t xml:space="preserve"> can be driving host damage through the production of toxin. The gut microbiota could be contributing to the host damage through the balance of metabolic and competitive activities, such as bacteriocin production or mucin degradation. Low levels of mucin degradation can provide nutrients to other community members producing a diverse non-damaging community []. However, if mucin </w:t>
      </w:r>
      <w:r>
        <w:lastRenderedPageBreak/>
        <w:t xml:space="preserve">degradation becomes too great it reduces the protective function of the mucin layer and exposes the epithelial cells []. This over-harvesting contributes to the host damage due to other members producing toxin. Thus disease is a balance of many activities of the community. Host damage is the emergent property of numerous damage-response curves, one for host immune response, one for </w:t>
      </w:r>
      <w:r>
        <w:rPr>
          <w:i/>
        </w:rPr>
        <w:t>C. difficile</w:t>
      </w:r>
      <w:r>
        <w:t xml:space="preserve"> activity and another for microbiome community activity, each of which are a composite curve of the individual activities from each </w:t>
      </w:r>
      <w:commentRangeStart w:id="150"/>
      <w:r>
        <w:t>group</w:t>
      </w:r>
      <w:commentRangeEnd w:id="150"/>
      <w:r w:rsidR="00CF6459">
        <w:rPr>
          <w:rStyle w:val="CommentReference"/>
        </w:rPr>
        <w:commentReference w:id="150"/>
      </w:r>
      <w:r>
        <w:t>, such as antibody production, neutrophil infiltration, toxin production, sporulation, fiber and mucin degradation. Therefore, while we have identified populations of interest, it is likely targeting one specifically will reduce disease severity.</w:t>
      </w:r>
    </w:p>
    <w:p w14:paraId="30F9D963" w14:textId="66E18790" w:rsidR="003106A6" w:rsidRDefault="007E0AFF">
      <w:pPr>
        <w:pStyle w:val="BodyText"/>
      </w:pPr>
      <w:r>
        <w:t xml:space="preserve">Many studies have investigated individual activities contributing to CDI. Here we have shown myraid bacterial groups and their relative abundances associate with variation in CDI disease severity. We must continue to explore how the host, microbiota, and </w:t>
      </w:r>
      <w:r>
        <w:rPr>
          <w:i/>
        </w:rPr>
        <w:t>C. difficile</w:t>
      </w:r>
      <w:r>
        <w:t xml:space="preserve"> interactions result in severe disease. We can reduce the risk of severity with a better understanding of which interactions, whether</w:t>
      </w:r>
      <w:del w:id="151" w:author="Tomkovich, Sarah" w:date="2021-11-02T19:23:00Z">
        <w:r w:rsidDel="00CF6459">
          <w:delText xml:space="preserve"> be</w:delText>
        </w:r>
      </w:del>
      <w:r>
        <w:t xml:space="preserve"> driven by specific community functions or groups of bacteria, reduce</w:t>
      </w:r>
      <w:del w:id="152" w:author="Tomkovich, Sarah" w:date="2021-11-02T19:24:00Z">
        <w:r w:rsidDel="00CF6459">
          <w:delText xml:space="preserve"> the</w:delText>
        </w:r>
      </w:del>
      <w:r>
        <w:t xml:space="preserve"> host damage. Approaching this problem from a damage-response framework allows us to experiment with modifying subsets of activities to reduce overall host damage. Our current clinical treatment</w:t>
      </w:r>
      <w:ins w:id="153" w:author="Tomkovich, Sarah" w:date="2021-11-02T19:24:00Z">
        <w:r w:rsidR="00CF6459">
          <w:t xml:space="preserve"> for primary CDI</w:t>
        </w:r>
      </w:ins>
      <w:r>
        <w:t xml:space="preserve"> targets an individual group in this tripartite system. Most commonly, CDI is treated with an antibiotic to eliminate </w:t>
      </w:r>
      <w:r>
        <w:rPr>
          <w:i/>
        </w:rPr>
        <w:t>C. difficile</w:t>
      </w:r>
      <w:r>
        <w:t xml:space="preserve">. Alternatively, another treatment uses antibodies to neutralize </w:t>
      </w:r>
      <w:r>
        <w:rPr>
          <w:i/>
        </w:rPr>
        <w:t>C. difficile</w:t>
      </w:r>
      <w:r>
        <w:t xml:space="preserve"> toxins. These treatments are only addressing a single entity of the system, leaving the potential for the others to maintain responses that maintain host damage. However, we can continue this research to elucidate treatments that drive all three entities towards reduced host damage. When a patient is diagnosed with CDI, the gut community composition, in addition to the traditionally obtained information, may improve our severity prediction and appropriate treatment. </w:t>
      </w:r>
      <w:commentRangeStart w:id="154"/>
      <w:r>
        <w:t xml:space="preserve">Treating the microbiome may contribute to reduced severity. </w:t>
      </w:r>
      <w:commentRangeEnd w:id="154"/>
      <w:r w:rsidR="0039436F">
        <w:rPr>
          <w:rStyle w:val="CommentReference"/>
        </w:rPr>
        <w:commentReference w:id="154"/>
      </w:r>
      <w:r>
        <w:t>From our results, promoting fiber metabolizing bacteria and reducing facultative anerobes could bolster the efficacy of current CDI treatments, reducing disease severities.</w:t>
      </w:r>
    </w:p>
    <w:p w14:paraId="7C1589E5" w14:textId="77777777" w:rsidR="003106A6" w:rsidRDefault="007E0AFF">
      <w:pPr>
        <w:pStyle w:val="Heading2"/>
      </w:pPr>
      <w:bookmarkStart w:id="155" w:name="materials-and-methods"/>
      <w:r>
        <w:t>Materials and Methods</w:t>
      </w:r>
      <w:bookmarkEnd w:id="155"/>
    </w:p>
    <w:p w14:paraId="61581BB6" w14:textId="77777777" w:rsidR="003106A6" w:rsidRDefault="007E0AFF">
      <w:pPr>
        <w:pStyle w:val="FirstParagraph"/>
      </w:pPr>
      <w:r>
        <w:rPr>
          <w:b/>
        </w:rPr>
        <w:t>Animal care.</w:t>
      </w:r>
      <w:r>
        <w:t xml:space="preserve"> 5. 64 mice, 33F and 31M, ages 6-13 weeks old, 3-4 mice/group (except 2 for C/DA00581 and MOUT/DA10093) each run once except for DA00581 which was run 4 times because we observed colonization resistance in one of the experiments 15 human fecal samples, selected to create a subset list with diverse responses to health </w:t>
      </w:r>
      <w:proofErr w:type="spellStart"/>
      <w:r>
        <w:t>questionai</w:t>
      </w:r>
      <w:commentRangeStart w:id="156"/>
      <w:r>
        <w:t>re</w:t>
      </w:r>
      <w:commentRangeEnd w:id="156"/>
      <w:proofErr w:type="spellEnd"/>
      <w:r w:rsidR="00B43421">
        <w:rPr>
          <w:rStyle w:val="CommentReference"/>
        </w:rPr>
        <w:commentReference w:id="156"/>
      </w:r>
    </w:p>
    <w:p w14:paraId="0C2C0956" w14:textId="77777777" w:rsidR="003106A6" w:rsidRDefault="007E0AFF">
      <w:pPr>
        <w:pStyle w:val="BodyText"/>
      </w:pPr>
      <w:commentRangeStart w:id="157"/>
      <w:r>
        <w:rPr>
          <w:b/>
          <w:i/>
        </w:rPr>
        <w:t>C. difficile</w:t>
      </w:r>
      <w:r>
        <w:rPr>
          <w:b/>
        </w:rPr>
        <w:t xml:space="preserve"> challenge</w:t>
      </w:r>
      <w:commentRangeEnd w:id="157"/>
      <w:r w:rsidR="00B43421">
        <w:rPr>
          <w:rStyle w:val="CommentReference"/>
        </w:rPr>
        <w:commentReference w:id="157"/>
      </w:r>
      <w:r>
        <w:rPr>
          <w:b/>
        </w:rPr>
        <w:t>.</w:t>
      </w:r>
      <w:r>
        <w:t xml:space="preserve"> M.</w:t>
      </w:r>
    </w:p>
    <w:p w14:paraId="106ED128" w14:textId="1CB6C9D8" w:rsidR="003106A6" w:rsidRDefault="007E0AFF">
      <w:pPr>
        <w:pStyle w:val="BodyText"/>
        <w:rPr>
          <w:ins w:id="158" w:author="Tomkovich, Sarah" w:date="2021-11-01T18:53:00Z"/>
        </w:rPr>
      </w:pPr>
      <w:r>
        <w:rPr>
          <w:b/>
        </w:rPr>
        <w:t>Sample collection.</w:t>
      </w:r>
      <w:r>
        <w:t xml:space="preserve"> F.</w:t>
      </w:r>
    </w:p>
    <w:p w14:paraId="2B6A1406" w14:textId="5CC2392B" w:rsidR="00B43421" w:rsidRDefault="00B43421">
      <w:pPr>
        <w:pStyle w:val="BodyText"/>
      </w:pPr>
      <w:ins w:id="159" w:author="Tomkovich, Sarah" w:date="2021-11-01T18:53:00Z">
        <w:r>
          <w:t>Histopathologic scoring</w:t>
        </w:r>
      </w:ins>
    </w:p>
    <w:p w14:paraId="065AA5C1" w14:textId="77777777" w:rsidR="003106A6" w:rsidRDefault="007E0AFF">
      <w:pPr>
        <w:pStyle w:val="BodyText"/>
      </w:pPr>
      <w:r>
        <w:rPr>
          <w:b/>
        </w:rPr>
        <w:t>DNA sequencing.</w:t>
      </w:r>
      <w:r>
        <w:t xml:space="preserve"> T.</w:t>
      </w:r>
    </w:p>
    <w:p w14:paraId="5E9595C2" w14:textId="77777777" w:rsidR="003106A6" w:rsidRDefault="007E0AFF">
      <w:pPr>
        <w:pStyle w:val="BodyText"/>
      </w:pPr>
      <w:r>
        <w:rPr>
          <w:b/>
        </w:rPr>
        <w:t>Sequence curation.</w:t>
      </w:r>
      <w:r>
        <w:t xml:space="preserve"> S.</w:t>
      </w:r>
    </w:p>
    <w:p w14:paraId="2B9F199B" w14:textId="77777777" w:rsidR="003106A6" w:rsidRDefault="007E0AFF">
      <w:pPr>
        <w:pStyle w:val="BodyText"/>
      </w:pPr>
      <w:r>
        <w:rPr>
          <w:b/>
        </w:rPr>
        <w:t>Statistical analysis and modeling.</w:t>
      </w:r>
      <w:r>
        <w:t xml:space="preserve"> D.</w:t>
      </w:r>
    </w:p>
    <w:p w14:paraId="11A618E4" w14:textId="77777777" w:rsidR="003106A6" w:rsidRDefault="007E0AFF">
      <w:pPr>
        <w:pStyle w:val="BodyText"/>
      </w:pPr>
      <w:r>
        <w:rPr>
          <w:b/>
        </w:rPr>
        <w:lastRenderedPageBreak/>
        <w:t>Code availability.</w:t>
      </w:r>
      <w:r>
        <w:t xml:space="preserve"> Scripts necessary to reproduce our analysis and this paper are available in an online repository (</w:t>
      </w:r>
      <w:hyperlink r:id="rId12">
        <w:r>
          <w:rPr>
            <w:rStyle w:val="Hyperlink"/>
          </w:rPr>
          <w:t>https://github.com/SchlossLab/Lesniak_XXXX</w:t>
        </w:r>
      </w:hyperlink>
      <w:r>
        <w:t>).</w:t>
      </w:r>
    </w:p>
    <w:p w14:paraId="2C15A48B" w14:textId="77777777" w:rsidR="003106A6" w:rsidRDefault="007E0AFF">
      <w:pPr>
        <w:pStyle w:val="BodyText"/>
      </w:pPr>
      <w:r>
        <w:rPr>
          <w:b/>
        </w:rPr>
        <w:t>Sequence data accession number.</w:t>
      </w:r>
      <w:r>
        <w:t xml:space="preserve"> All 16S rRNA gene sequence data and associated metadata are available through the Sequence Read Archive via accession XXXX.</w:t>
      </w:r>
    </w:p>
    <w:p w14:paraId="5556276F" w14:textId="77777777" w:rsidR="003106A6" w:rsidRDefault="007E0AFF">
      <w:pPr>
        <w:pStyle w:val="Heading2"/>
      </w:pPr>
      <w:bookmarkStart w:id="160" w:name="acknowledgements"/>
      <w:r>
        <w:t>Acknowledgements</w:t>
      </w:r>
      <w:bookmarkEnd w:id="160"/>
    </w:p>
    <w:p w14:paraId="6533BD57" w14:textId="77777777" w:rsidR="003106A6" w:rsidRDefault="007E0AFF">
      <w:pPr>
        <w:pStyle w:val="FirstParagraph"/>
      </w:pPr>
      <w:r>
        <w:t>This work was supported by several grants from the National Institutes for Health R01GM099514, U19AI090871, U01AI12455, and P30DK034933. Additionally, NAL was supported by the Molecular Mechanisms of Microbial Pathogenesis training grant (NIH T32 AI007528). The funding agencies had no role in study design, data collection and analysis, decision to publish, or preparation of the manuscript.</w:t>
      </w:r>
    </w:p>
    <w:p w14:paraId="0CF3A1A7" w14:textId="77777777" w:rsidR="003106A6" w:rsidRDefault="007E0AFF">
      <w:r>
        <w:br w:type="page"/>
      </w:r>
    </w:p>
    <w:p w14:paraId="798D3E7C" w14:textId="77777777" w:rsidR="003106A6" w:rsidRDefault="007E0AFF">
      <w:pPr>
        <w:pStyle w:val="Heading2"/>
      </w:pPr>
      <w:bookmarkStart w:id="161" w:name="references"/>
      <w:r>
        <w:lastRenderedPageBreak/>
        <w:t>References</w:t>
      </w:r>
      <w:bookmarkEnd w:id="161"/>
    </w:p>
    <w:p w14:paraId="3AA30B71" w14:textId="77777777" w:rsidR="003106A6" w:rsidRDefault="007E0AFF">
      <w:pPr>
        <w:pStyle w:val="Bibliography"/>
      </w:pPr>
      <w:bookmarkStart w:id="162" w:name="ref-Dieterle2020"/>
      <w:bookmarkStart w:id="163" w:name="refs"/>
      <w:r>
        <w:t xml:space="preserve">1. </w:t>
      </w:r>
      <w:r>
        <w:rPr>
          <w:b/>
        </w:rPr>
        <w:t>Dieterle MG</w:t>
      </w:r>
      <w:r>
        <w:t xml:space="preserve">, </w:t>
      </w:r>
      <w:r>
        <w:rPr>
          <w:b/>
        </w:rPr>
        <w:t>Putler R</w:t>
      </w:r>
      <w:r>
        <w:t xml:space="preserve">, </w:t>
      </w:r>
      <w:r>
        <w:rPr>
          <w:b/>
        </w:rPr>
        <w:t>Perry DA</w:t>
      </w:r>
      <w:r>
        <w:t xml:space="preserve">, </w:t>
      </w:r>
      <w:r>
        <w:rPr>
          <w:b/>
        </w:rPr>
        <w:t>Menon A</w:t>
      </w:r>
      <w:r>
        <w:t xml:space="preserve">, </w:t>
      </w:r>
      <w:r>
        <w:rPr>
          <w:b/>
        </w:rPr>
        <w:t>Abernathy-Close L</w:t>
      </w:r>
      <w:r>
        <w:t xml:space="preserve">, </w:t>
      </w:r>
      <w:r>
        <w:rPr>
          <w:b/>
        </w:rPr>
        <w:t>Perlman NS</w:t>
      </w:r>
      <w:r>
        <w:t xml:space="preserve">, </w:t>
      </w:r>
      <w:r>
        <w:rPr>
          <w:b/>
        </w:rPr>
        <w:t>Penkevich A</w:t>
      </w:r>
      <w:r>
        <w:t xml:space="preserve">, </w:t>
      </w:r>
      <w:r>
        <w:rPr>
          <w:b/>
        </w:rPr>
        <w:t>Standke A</w:t>
      </w:r>
      <w:r>
        <w:t xml:space="preserve">, </w:t>
      </w:r>
      <w:r>
        <w:rPr>
          <w:b/>
        </w:rPr>
        <w:t>Keidan M</w:t>
      </w:r>
      <w:r>
        <w:t xml:space="preserve">, </w:t>
      </w:r>
      <w:r>
        <w:rPr>
          <w:b/>
        </w:rPr>
        <w:t>Vendrov KC</w:t>
      </w:r>
      <w:r>
        <w:t xml:space="preserve">, </w:t>
      </w:r>
      <w:r>
        <w:rPr>
          <w:b/>
        </w:rPr>
        <w:t>Bergin IL</w:t>
      </w:r>
      <w:r>
        <w:t xml:space="preserve">, </w:t>
      </w:r>
      <w:r>
        <w:rPr>
          <w:b/>
        </w:rPr>
        <w:t>Young VB</w:t>
      </w:r>
      <w:r>
        <w:t xml:space="preserve">, </w:t>
      </w:r>
      <w:r>
        <w:rPr>
          <w:b/>
        </w:rPr>
        <w:t>Rao K</w:t>
      </w:r>
      <w:r>
        <w:t xml:space="preserve">. 2020. Systemic inflammatory mediators are effective biomarkers for predicting adverse outcomes in clostridioides difficile infection. mBio </w:t>
      </w:r>
      <w:r>
        <w:rPr>
          <w:b/>
        </w:rPr>
        <w:t>11</w:t>
      </w:r>
      <w:r>
        <w:t>. doi:</w:t>
      </w:r>
      <w:hyperlink r:id="rId13">
        <w:r>
          <w:rPr>
            <w:rStyle w:val="Hyperlink"/>
          </w:rPr>
          <w:t>10.1128/mbio.00180-20</w:t>
        </w:r>
      </w:hyperlink>
      <w:r>
        <w:t>.</w:t>
      </w:r>
    </w:p>
    <w:p w14:paraId="1BFAB336" w14:textId="77777777" w:rsidR="003106A6" w:rsidRDefault="007E0AFF">
      <w:pPr>
        <w:pStyle w:val="Bibliography"/>
      </w:pPr>
      <w:bookmarkStart w:id="164" w:name="ref-Butt2013"/>
      <w:bookmarkEnd w:id="162"/>
      <w:r>
        <w:t xml:space="preserve">2. </w:t>
      </w:r>
      <w:r>
        <w:rPr>
          <w:b/>
        </w:rPr>
        <w:t>Butt E</w:t>
      </w:r>
      <w:r>
        <w:t xml:space="preserve">, </w:t>
      </w:r>
      <w:r>
        <w:rPr>
          <w:b/>
        </w:rPr>
        <w:t>Foster JA</w:t>
      </w:r>
      <w:r>
        <w:t xml:space="preserve">, </w:t>
      </w:r>
      <w:r>
        <w:rPr>
          <w:b/>
        </w:rPr>
        <w:t>Keedwell E</w:t>
      </w:r>
      <w:r>
        <w:t xml:space="preserve">, </w:t>
      </w:r>
      <w:r>
        <w:rPr>
          <w:b/>
        </w:rPr>
        <w:t>Bell JE</w:t>
      </w:r>
      <w:r>
        <w:t xml:space="preserve">, </w:t>
      </w:r>
      <w:r>
        <w:rPr>
          <w:b/>
        </w:rPr>
        <w:t>Titball RW</w:t>
      </w:r>
      <w:r>
        <w:t xml:space="preserve">, </w:t>
      </w:r>
      <w:r>
        <w:rPr>
          <w:b/>
        </w:rPr>
        <w:t>Bhangu A</w:t>
      </w:r>
      <w:r>
        <w:t xml:space="preserve">, </w:t>
      </w:r>
      <w:r>
        <w:rPr>
          <w:b/>
        </w:rPr>
        <w:t>Michell SL</w:t>
      </w:r>
      <w:r>
        <w:t xml:space="preserve">, </w:t>
      </w:r>
      <w:r>
        <w:rPr>
          <w:b/>
        </w:rPr>
        <w:t>Sheridan R</w:t>
      </w:r>
      <w:r>
        <w:t xml:space="preserve">. 2013. Derivation and validation of a simple, accurate and robust prediction rule for risk of mortality in patients with clostridium difficile infection. BMC Infectious Diseases </w:t>
      </w:r>
      <w:r>
        <w:rPr>
          <w:b/>
        </w:rPr>
        <w:t>13</w:t>
      </w:r>
      <w:r>
        <w:t>. doi:</w:t>
      </w:r>
      <w:hyperlink r:id="rId14">
        <w:r>
          <w:rPr>
            <w:rStyle w:val="Hyperlink"/>
          </w:rPr>
          <w:t>10.1186/1471-2334-13-316</w:t>
        </w:r>
      </w:hyperlink>
      <w:r>
        <w:t>.</w:t>
      </w:r>
    </w:p>
    <w:p w14:paraId="7BB9EB31" w14:textId="77777777" w:rsidR="003106A6" w:rsidRDefault="007E0AFF">
      <w:pPr>
        <w:pStyle w:val="Bibliography"/>
      </w:pPr>
      <w:bookmarkStart w:id="165" w:name="ref-Perry2021"/>
      <w:bookmarkEnd w:id="164"/>
      <w:r>
        <w:t xml:space="preserve">3. </w:t>
      </w:r>
      <w:r>
        <w:rPr>
          <w:b/>
        </w:rPr>
        <w:t>Perry DA</w:t>
      </w:r>
      <w:r>
        <w:t xml:space="preserve">, </w:t>
      </w:r>
      <w:r>
        <w:rPr>
          <w:b/>
        </w:rPr>
        <w:t>Shirley D</w:t>
      </w:r>
      <w:r>
        <w:t xml:space="preserve">, </w:t>
      </w:r>
      <w:r>
        <w:rPr>
          <w:b/>
        </w:rPr>
        <w:t>Micic D</w:t>
      </w:r>
      <w:r>
        <w:t xml:space="preserve">, </w:t>
      </w:r>
      <w:r>
        <w:rPr>
          <w:b/>
        </w:rPr>
        <w:t>Patel CP</w:t>
      </w:r>
      <w:r>
        <w:t xml:space="preserve">, </w:t>
      </w:r>
      <w:r>
        <w:rPr>
          <w:b/>
        </w:rPr>
        <w:t>Putler R</w:t>
      </w:r>
      <w:r>
        <w:t xml:space="preserve">, </w:t>
      </w:r>
      <w:r>
        <w:rPr>
          <w:b/>
        </w:rPr>
        <w:t>Menon A</w:t>
      </w:r>
      <w:r>
        <w:t xml:space="preserve">, </w:t>
      </w:r>
      <w:r>
        <w:rPr>
          <w:b/>
        </w:rPr>
        <w:t>Young VB</w:t>
      </w:r>
      <w:r>
        <w:t xml:space="preserve">, </w:t>
      </w:r>
      <w:r>
        <w:rPr>
          <w:b/>
        </w:rPr>
        <w:t>Rao K</w:t>
      </w:r>
      <w:r>
        <w:t>. 2021. External validation and comparison of clostridioides difficile severity scoring systems. Clinical Infectious Diseases. doi:</w:t>
      </w:r>
      <w:hyperlink r:id="rId15">
        <w:r>
          <w:rPr>
            <w:rStyle w:val="Hyperlink"/>
          </w:rPr>
          <w:t>10.1093/cid/ciab737</w:t>
        </w:r>
      </w:hyperlink>
      <w:r>
        <w:t>.</w:t>
      </w:r>
    </w:p>
    <w:p w14:paraId="2680A911" w14:textId="77777777" w:rsidR="003106A6" w:rsidRDefault="007E0AFF">
      <w:pPr>
        <w:pStyle w:val="Bibliography"/>
      </w:pPr>
      <w:bookmarkStart w:id="166" w:name="ref-vanBeurden2017"/>
      <w:bookmarkEnd w:id="165"/>
      <w:r>
        <w:t xml:space="preserve">4. </w:t>
      </w:r>
      <w:r>
        <w:rPr>
          <w:b/>
        </w:rPr>
        <w:t>Beurden YH van</w:t>
      </w:r>
      <w:r>
        <w:t xml:space="preserve">, </w:t>
      </w:r>
      <w:r>
        <w:rPr>
          <w:b/>
        </w:rPr>
        <w:t>Hensgens MPM</w:t>
      </w:r>
      <w:r>
        <w:t xml:space="preserve">, </w:t>
      </w:r>
      <w:r>
        <w:rPr>
          <w:b/>
        </w:rPr>
        <w:t>Dekkers OM</w:t>
      </w:r>
      <w:r>
        <w:t xml:space="preserve">, </w:t>
      </w:r>
      <w:r>
        <w:rPr>
          <w:b/>
        </w:rPr>
        <w:t>Cessie SL</w:t>
      </w:r>
      <w:r>
        <w:t xml:space="preserve">, </w:t>
      </w:r>
      <w:r>
        <w:rPr>
          <w:b/>
        </w:rPr>
        <w:t>Mulder CJJ</w:t>
      </w:r>
      <w:r>
        <w:t xml:space="preserve">, </w:t>
      </w:r>
      <w:r>
        <w:rPr>
          <w:b/>
        </w:rPr>
        <w:t>Vandenbroucke-Grauls CMJE</w:t>
      </w:r>
      <w:r>
        <w:t xml:space="preserve">. 2017. External validation of three prediction tools for patients at risk of a complicated course of clostridium difficile infection: Disappointing in an outbreak setting. Infection Control &amp; Hospital Epidemiology </w:t>
      </w:r>
      <w:r>
        <w:rPr>
          <w:b/>
        </w:rPr>
        <w:t>38</w:t>
      </w:r>
      <w:r>
        <w:t>:897–905. doi:</w:t>
      </w:r>
      <w:hyperlink r:id="rId16">
        <w:r>
          <w:rPr>
            <w:rStyle w:val="Hyperlink"/>
          </w:rPr>
          <w:t>10.1017/ice.2017.89</w:t>
        </w:r>
      </w:hyperlink>
      <w:r>
        <w:t>.</w:t>
      </w:r>
    </w:p>
    <w:p w14:paraId="30E2CB2A" w14:textId="77777777" w:rsidR="003106A6" w:rsidRDefault="007E0AFF">
      <w:pPr>
        <w:pStyle w:val="Bibliography"/>
      </w:pPr>
      <w:bookmarkStart w:id="167" w:name="ref-Sorg2008"/>
      <w:bookmarkEnd w:id="166"/>
      <w:r>
        <w:t xml:space="preserve">5. </w:t>
      </w:r>
      <w:r>
        <w:rPr>
          <w:b/>
        </w:rPr>
        <w:t>Sorg JA</w:t>
      </w:r>
      <w:r>
        <w:t xml:space="preserve">, </w:t>
      </w:r>
      <w:r>
        <w:rPr>
          <w:b/>
        </w:rPr>
        <w:t>Sonenshein AL</w:t>
      </w:r>
      <w:r>
        <w:t xml:space="preserve">. 2008. Bile salts and glycine as cogerminants for clostridium difficile spores. Journal of Bacteriology </w:t>
      </w:r>
      <w:r>
        <w:rPr>
          <w:b/>
        </w:rPr>
        <w:t>190</w:t>
      </w:r>
      <w:r>
        <w:t>:2505–2512. doi:</w:t>
      </w:r>
      <w:hyperlink r:id="rId17">
        <w:r>
          <w:rPr>
            <w:rStyle w:val="Hyperlink"/>
          </w:rPr>
          <w:t>10.1128/jb.01765-07</w:t>
        </w:r>
      </w:hyperlink>
      <w:r>
        <w:t>.</w:t>
      </w:r>
    </w:p>
    <w:p w14:paraId="0798E9DF" w14:textId="77777777" w:rsidR="003106A6" w:rsidRDefault="007E0AFF">
      <w:pPr>
        <w:pStyle w:val="Bibliography"/>
      </w:pPr>
      <w:bookmarkStart w:id="168" w:name="ref-Thanissery2017"/>
      <w:bookmarkEnd w:id="167"/>
      <w:r>
        <w:t xml:space="preserve">6. </w:t>
      </w:r>
      <w:r>
        <w:rPr>
          <w:b/>
        </w:rPr>
        <w:t>Thanissery R</w:t>
      </w:r>
      <w:r>
        <w:t xml:space="preserve">, </w:t>
      </w:r>
      <w:r>
        <w:rPr>
          <w:b/>
        </w:rPr>
        <w:t>Winston JA</w:t>
      </w:r>
      <w:r>
        <w:t xml:space="preserve">, </w:t>
      </w:r>
      <w:r>
        <w:rPr>
          <w:b/>
        </w:rPr>
        <w:t>Theriot CM</w:t>
      </w:r>
      <w:r>
        <w:t xml:space="preserve">. 2017. Inhibition of spore germination, growth, and toxin activity of clinically relevant c. difficile strains by gut microbiota derived secondary bile acids. Anaerobe </w:t>
      </w:r>
      <w:r>
        <w:rPr>
          <w:b/>
        </w:rPr>
        <w:t>45</w:t>
      </w:r>
      <w:r>
        <w:t>:86–100. doi:</w:t>
      </w:r>
      <w:hyperlink r:id="rId18">
        <w:r>
          <w:rPr>
            <w:rStyle w:val="Hyperlink"/>
          </w:rPr>
          <w:t>10.1016/j.anaerobe.2017.03.004</w:t>
        </w:r>
      </w:hyperlink>
      <w:r>
        <w:t>.</w:t>
      </w:r>
    </w:p>
    <w:p w14:paraId="1050BACD" w14:textId="77777777" w:rsidR="003106A6" w:rsidRDefault="007E0AFF">
      <w:pPr>
        <w:pStyle w:val="Bibliography"/>
      </w:pPr>
      <w:bookmarkStart w:id="169" w:name="ref-Aguirre2021"/>
      <w:bookmarkEnd w:id="168"/>
      <w:r>
        <w:t xml:space="preserve">7. </w:t>
      </w:r>
      <w:r>
        <w:rPr>
          <w:b/>
        </w:rPr>
        <w:t>Aguirre AM</w:t>
      </w:r>
      <w:r>
        <w:t xml:space="preserve">, </w:t>
      </w:r>
      <w:r>
        <w:rPr>
          <w:b/>
        </w:rPr>
        <w:t>Yalcinkaya N</w:t>
      </w:r>
      <w:r>
        <w:t xml:space="preserve">, </w:t>
      </w:r>
      <w:r>
        <w:rPr>
          <w:b/>
        </w:rPr>
        <w:t>Wu Q</w:t>
      </w:r>
      <w:r>
        <w:t xml:space="preserve">, </w:t>
      </w:r>
      <w:r>
        <w:rPr>
          <w:b/>
        </w:rPr>
        <w:t>Swennes A</w:t>
      </w:r>
      <w:r>
        <w:t xml:space="preserve">, </w:t>
      </w:r>
      <w:r>
        <w:rPr>
          <w:b/>
        </w:rPr>
        <w:t>Tessier ME</w:t>
      </w:r>
      <w:r>
        <w:t xml:space="preserve">, </w:t>
      </w:r>
      <w:r>
        <w:rPr>
          <w:b/>
        </w:rPr>
        <w:t>Roberts P</w:t>
      </w:r>
      <w:r>
        <w:t xml:space="preserve">, </w:t>
      </w:r>
      <w:r>
        <w:rPr>
          <w:b/>
        </w:rPr>
        <w:t>Miyajima F</w:t>
      </w:r>
      <w:r>
        <w:t xml:space="preserve">, </w:t>
      </w:r>
      <w:r>
        <w:rPr>
          <w:b/>
        </w:rPr>
        <w:t>Savidge T</w:t>
      </w:r>
      <w:r>
        <w:t xml:space="preserve">, </w:t>
      </w:r>
      <w:r>
        <w:rPr>
          <w:b/>
        </w:rPr>
        <w:t>Sorg JA</w:t>
      </w:r>
      <w:r>
        <w:t xml:space="preserve">. 2021. Bile acid-independent protection against clostridioides difficile infection </w:t>
      </w:r>
      <w:r>
        <w:rPr>
          <w:b/>
        </w:rPr>
        <w:t>17</w:t>
      </w:r>
      <w:r>
        <w:t>:e1010015. doi:</w:t>
      </w:r>
      <w:hyperlink r:id="rId19">
        <w:r>
          <w:rPr>
            <w:rStyle w:val="Hyperlink"/>
          </w:rPr>
          <w:t>10.1371/journal.ppat.1010015</w:t>
        </w:r>
      </w:hyperlink>
      <w:r>
        <w:t>.</w:t>
      </w:r>
    </w:p>
    <w:p w14:paraId="041AF316" w14:textId="77777777" w:rsidR="003106A6" w:rsidRDefault="007E0AFF">
      <w:pPr>
        <w:pStyle w:val="Bibliography"/>
      </w:pPr>
      <w:bookmarkStart w:id="170" w:name="ref-Kang2019"/>
      <w:bookmarkEnd w:id="169"/>
      <w:r>
        <w:t xml:space="preserve">8. </w:t>
      </w:r>
      <w:r>
        <w:rPr>
          <w:b/>
        </w:rPr>
        <w:t>Kang JD</w:t>
      </w:r>
      <w:r>
        <w:t xml:space="preserve">, </w:t>
      </w:r>
      <w:r>
        <w:rPr>
          <w:b/>
        </w:rPr>
        <w:t>Myers CJ</w:t>
      </w:r>
      <w:r>
        <w:t xml:space="preserve">, </w:t>
      </w:r>
      <w:r>
        <w:rPr>
          <w:b/>
        </w:rPr>
        <w:t>Harris SC</w:t>
      </w:r>
      <w:r>
        <w:t xml:space="preserve">, </w:t>
      </w:r>
      <w:r>
        <w:rPr>
          <w:b/>
        </w:rPr>
        <w:t>Kakiyama G</w:t>
      </w:r>
      <w:r>
        <w:t xml:space="preserve">, </w:t>
      </w:r>
      <w:r>
        <w:rPr>
          <w:b/>
        </w:rPr>
        <w:t>Lee I-K</w:t>
      </w:r>
      <w:r>
        <w:t xml:space="preserve">, </w:t>
      </w:r>
      <w:r>
        <w:rPr>
          <w:b/>
        </w:rPr>
        <w:t>Yun B-S</w:t>
      </w:r>
      <w:r>
        <w:t xml:space="preserve">, </w:t>
      </w:r>
      <w:r>
        <w:rPr>
          <w:b/>
        </w:rPr>
        <w:t>Matsuzaki K</w:t>
      </w:r>
      <w:r>
        <w:t xml:space="preserve">, </w:t>
      </w:r>
      <w:r>
        <w:rPr>
          <w:b/>
        </w:rPr>
        <w:t>Furukawa M</w:t>
      </w:r>
      <w:r>
        <w:t xml:space="preserve">, </w:t>
      </w:r>
      <w:r>
        <w:rPr>
          <w:b/>
        </w:rPr>
        <w:t>Min H-K</w:t>
      </w:r>
      <w:r>
        <w:t xml:space="preserve">, </w:t>
      </w:r>
      <w:r>
        <w:rPr>
          <w:b/>
        </w:rPr>
        <w:t>Bajaj JS</w:t>
      </w:r>
      <w:r>
        <w:t xml:space="preserve">, </w:t>
      </w:r>
      <w:r>
        <w:rPr>
          <w:b/>
        </w:rPr>
        <w:t>Zhou H</w:t>
      </w:r>
      <w:r>
        <w:t xml:space="preserve">, </w:t>
      </w:r>
      <w:r>
        <w:rPr>
          <w:b/>
        </w:rPr>
        <w:t>Hylemon PB</w:t>
      </w:r>
      <w:r>
        <w:t>. 2019. Bile acid 7</w:t>
      </w:r>
      <m:oMath>
        <m:r>
          <w:rPr>
            <w:rFonts w:ascii="Cambria Math" w:hAnsi="Cambria Math"/>
          </w:rPr>
          <m:t>α</m:t>
        </m:r>
      </m:oMath>
      <w:r>
        <w:t xml:space="preserve">-dehydroxylating gut bacteria secrete antibiotics that inhibit clostridium difficile: Role of secondary bile acids </w:t>
      </w:r>
      <w:r>
        <w:rPr>
          <w:b/>
        </w:rPr>
        <w:t>26</w:t>
      </w:r>
      <w:r>
        <w:t>:27–34.e4. doi:</w:t>
      </w:r>
      <w:hyperlink r:id="rId20">
        <w:r>
          <w:rPr>
            <w:rStyle w:val="Hyperlink"/>
          </w:rPr>
          <w:t>10.1016/j.chembiol.2018.10.003</w:t>
        </w:r>
      </w:hyperlink>
      <w:r>
        <w:t>.</w:t>
      </w:r>
    </w:p>
    <w:p w14:paraId="18EC57B4" w14:textId="77777777" w:rsidR="003106A6" w:rsidRDefault="007E0AFF">
      <w:pPr>
        <w:pStyle w:val="Bibliography"/>
      </w:pPr>
      <w:bookmarkStart w:id="171" w:name="ref-Tomkovich2020"/>
      <w:bookmarkEnd w:id="170"/>
      <w:r>
        <w:t xml:space="preserve">9. </w:t>
      </w:r>
      <w:r>
        <w:rPr>
          <w:b/>
        </w:rPr>
        <w:t>Tomkovich S</w:t>
      </w:r>
      <w:r>
        <w:t xml:space="preserve">, </w:t>
      </w:r>
      <w:r>
        <w:rPr>
          <w:b/>
        </w:rPr>
        <w:t>Stough JMA</w:t>
      </w:r>
      <w:r>
        <w:t xml:space="preserve">, </w:t>
      </w:r>
      <w:r>
        <w:rPr>
          <w:b/>
        </w:rPr>
        <w:t>Bishop L</w:t>
      </w:r>
      <w:r>
        <w:t xml:space="preserve">, </w:t>
      </w:r>
      <w:r>
        <w:rPr>
          <w:b/>
        </w:rPr>
        <w:t>Schloss PD</w:t>
      </w:r>
      <w:r>
        <w:t xml:space="preserve">. 2020. The initial gut microbiota and response to antibiotic perturbation influence clostridioides difficile clearance in mice. mSphere </w:t>
      </w:r>
      <w:r>
        <w:rPr>
          <w:b/>
        </w:rPr>
        <w:t>5</w:t>
      </w:r>
      <w:r>
        <w:t>. doi:</w:t>
      </w:r>
      <w:hyperlink r:id="rId21">
        <w:r>
          <w:rPr>
            <w:rStyle w:val="Hyperlink"/>
          </w:rPr>
          <w:t>10.1128/msphere.00869-20</w:t>
        </w:r>
      </w:hyperlink>
      <w:r>
        <w:t>.</w:t>
      </w:r>
    </w:p>
    <w:p w14:paraId="3DED5D85" w14:textId="77777777" w:rsidR="003106A6" w:rsidRDefault="007E0AFF">
      <w:pPr>
        <w:pStyle w:val="Bibliography"/>
      </w:pPr>
      <w:bookmarkStart w:id="172" w:name="ref-Carlson2013"/>
      <w:bookmarkEnd w:id="171"/>
      <w:r>
        <w:t xml:space="preserve">10. </w:t>
      </w:r>
      <w:r>
        <w:rPr>
          <w:b/>
        </w:rPr>
        <w:t>Carlson PE</w:t>
      </w:r>
      <w:r>
        <w:t xml:space="preserve">, </w:t>
      </w:r>
      <w:r>
        <w:rPr>
          <w:b/>
        </w:rPr>
        <w:t>Walk ST</w:t>
      </w:r>
      <w:r>
        <w:t xml:space="preserve">, </w:t>
      </w:r>
      <w:r>
        <w:rPr>
          <w:b/>
        </w:rPr>
        <w:t>Bourgis AET</w:t>
      </w:r>
      <w:r>
        <w:t xml:space="preserve">, </w:t>
      </w:r>
      <w:r>
        <w:rPr>
          <w:b/>
        </w:rPr>
        <w:t>Liu MW</w:t>
      </w:r>
      <w:r>
        <w:t xml:space="preserve">, </w:t>
      </w:r>
      <w:r>
        <w:rPr>
          <w:b/>
        </w:rPr>
        <w:t>Kopliku F</w:t>
      </w:r>
      <w:r>
        <w:t xml:space="preserve">, </w:t>
      </w:r>
      <w:r>
        <w:rPr>
          <w:b/>
        </w:rPr>
        <w:t>Lo E</w:t>
      </w:r>
      <w:r>
        <w:t xml:space="preserve">, </w:t>
      </w:r>
      <w:r>
        <w:rPr>
          <w:b/>
        </w:rPr>
        <w:t>Young VB</w:t>
      </w:r>
      <w:r>
        <w:t xml:space="preserve">, </w:t>
      </w:r>
      <w:r>
        <w:rPr>
          <w:b/>
        </w:rPr>
        <w:t>Aronoff DM</w:t>
      </w:r>
      <w:r>
        <w:t xml:space="preserve">, </w:t>
      </w:r>
      <w:r>
        <w:rPr>
          <w:b/>
        </w:rPr>
        <w:t>Hanna PC</w:t>
      </w:r>
      <w:r>
        <w:t xml:space="preserve">. 2013. The relationship between phenotype, ribotype, and clinical disease in human clostridium difficile isolates. Anaerobe </w:t>
      </w:r>
      <w:r>
        <w:rPr>
          <w:b/>
        </w:rPr>
        <w:t>24</w:t>
      </w:r>
      <w:r>
        <w:t>:109–116. doi:</w:t>
      </w:r>
      <w:hyperlink r:id="rId22">
        <w:r>
          <w:rPr>
            <w:rStyle w:val="Hyperlink"/>
          </w:rPr>
          <w:t>10.1016/j.anaerobe.2013.04.003</w:t>
        </w:r>
      </w:hyperlink>
      <w:r>
        <w:t>.</w:t>
      </w:r>
    </w:p>
    <w:p w14:paraId="56299BF2" w14:textId="77777777" w:rsidR="003106A6" w:rsidRDefault="007E0AFF">
      <w:pPr>
        <w:pStyle w:val="Bibliography"/>
      </w:pPr>
      <w:bookmarkStart w:id="173" w:name="ref-Akerlund2006"/>
      <w:bookmarkEnd w:id="172"/>
      <w:r>
        <w:t xml:space="preserve">11. 2006. Correlation of disease severity with fecal toxin levels in patients with clostridium difficile -associated diarrhea and distribution of PCR ribotypes and toxin yields in vitro of </w:t>
      </w:r>
      <w:r>
        <w:lastRenderedPageBreak/>
        <w:t xml:space="preserve">corresponding isolates. Journal of Clinical Microbiology </w:t>
      </w:r>
      <w:r>
        <w:rPr>
          <w:b/>
        </w:rPr>
        <w:t>44</w:t>
      </w:r>
      <w:r>
        <w:t>:353–358. doi:</w:t>
      </w:r>
      <w:hyperlink r:id="rId23">
        <w:r>
          <w:rPr>
            <w:rStyle w:val="Hyperlink"/>
          </w:rPr>
          <w:t>10.1128/jcm.44.2.353-358.2006</w:t>
        </w:r>
      </w:hyperlink>
      <w:r>
        <w:t>.</w:t>
      </w:r>
    </w:p>
    <w:p w14:paraId="15506A95" w14:textId="77777777" w:rsidR="003106A6" w:rsidRDefault="007E0AFF">
      <w:pPr>
        <w:pStyle w:val="Bibliography"/>
      </w:pPr>
      <w:bookmarkStart w:id="174" w:name="ref-Vitucci2020"/>
      <w:bookmarkEnd w:id="173"/>
      <w:r>
        <w:t xml:space="preserve">12. </w:t>
      </w:r>
      <w:r>
        <w:rPr>
          <w:b/>
        </w:rPr>
        <w:t>Vitucci JC</w:t>
      </w:r>
      <w:r>
        <w:t xml:space="preserve">, </w:t>
      </w:r>
      <w:r>
        <w:rPr>
          <w:b/>
        </w:rPr>
        <w:t>Pulse M</w:t>
      </w:r>
      <w:r>
        <w:t xml:space="preserve">, </w:t>
      </w:r>
      <w:r>
        <w:rPr>
          <w:b/>
        </w:rPr>
        <w:t>Tabor-Simecka L</w:t>
      </w:r>
      <w:r>
        <w:t xml:space="preserve">, </w:t>
      </w:r>
      <w:r>
        <w:rPr>
          <w:b/>
        </w:rPr>
        <w:t>Simecka J</w:t>
      </w:r>
      <w:r>
        <w:t xml:space="preserve">. 2020. Epidemic ribotypes of clostridium (now clostridioides) difficile are likely to be more virulent than non-epidemic ribotypes in animal models. BMC Microbiology </w:t>
      </w:r>
      <w:r>
        <w:rPr>
          <w:b/>
        </w:rPr>
        <w:t>20</w:t>
      </w:r>
      <w:r>
        <w:t>. doi:</w:t>
      </w:r>
      <w:hyperlink r:id="rId24">
        <w:r>
          <w:rPr>
            <w:rStyle w:val="Hyperlink"/>
          </w:rPr>
          <w:t>10.1186/s12866-020-1710-5</w:t>
        </w:r>
      </w:hyperlink>
      <w:r>
        <w:t>.</w:t>
      </w:r>
    </w:p>
    <w:p w14:paraId="49159D89" w14:textId="77777777" w:rsidR="003106A6" w:rsidRDefault="007E0AFF">
      <w:pPr>
        <w:pStyle w:val="Bibliography"/>
      </w:pPr>
      <w:bookmarkStart w:id="175" w:name="ref-Cowardin2016"/>
      <w:bookmarkEnd w:id="174"/>
      <w:r>
        <w:t xml:space="preserve">13. </w:t>
      </w:r>
      <w:r>
        <w:rPr>
          <w:b/>
        </w:rPr>
        <w:t>Cowardin CA</w:t>
      </w:r>
      <w:r>
        <w:t xml:space="preserve">, </w:t>
      </w:r>
      <w:r>
        <w:rPr>
          <w:b/>
        </w:rPr>
        <w:t>Buonomo EL</w:t>
      </w:r>
      <w:r>
        <w:t xml:space="preserve">, </w:t>
      </w:r>
      <w:r>
        <w:rPr>
          <w:b/>
        </w:rPr>
        <w:t>Saleh MM</w:t>
      </w:r>
      <w:r>
        <w:t xml:space="preserve">, </w:t>
      </w:r>
      <w:r>
        <w:rPr>
          <w:b/>
        </w:rPr>
        <w:t>Wilson MG</w:t>
      </w:r>
      <w:r>
        <w:t xml:space="preserve">, </w:t>
      </w:r>
      <w:r>
        <w:rPr>
          <w:b/>
        </w:rPr>
        <w:t>Burgess SL</w:t>
      </w:r>
      <w:r>
        <w:t xml:space="preserve">, </w:t>
      </w:r>
      <w:r>
        <w:rPr>
          <w:b/>
        </w:rPr>
        <w:t>Kuehne SA</w:t>
      </w:r>
      <w:r>
        <w:t xml:space="preserve">, </w:t>
      </w:r>
      <w:r>
        <w:rPr>
          <w:b/>
        </w:rPr>
        <w:t>Schwan C</w:t>
      </w:r>
      <w:r>
        <w:t xml:space="preserve">, </w:t>
      </w:r>
      <w:r>
        <w:rPr>
          <w:b/>
        </w:rPr>
        <w:t>Eichhoff AM</w:t>
      </w:r>
      <w:r>
        <w:t xml:space="preserve">, </w:t>
      </w:r>
      <w:r>
        <w:rPr>
          <w:b/>
        </w:rPr>
        <w:t>Koch-Nolte F</w:t>
      </w:r>
      <w:r>
        <w:t xml:space="preserve">, </w:t>
      </w:r>
      <w:r>
        <w:rPr>
          <w:b/>
        </w:rPr>
        <w:t>Lyras D</w:t>
      </w:r>
      <w:r>
        <w:t xml:space="preserve">, </w:t>
      </w:r>
      <w:r>
        <w:rPr>
          <w:b/>
        </w:rPr>
        <w:t>Aktories K</w:t>
      </w:r>
      <w:r>
        <w:t xml:space="preserve">, </w:t>
      </w:r>
      <w:r>
        <w:rPr>
          <w:b/>
        </w:rPr>
        <w:t>Minton NP</w:t>
      </w:r>
      <w:r>
        <w:t xml:space="preserve">, </w:t>
      </w:r>
      <w:r>
        <w:rPr>
          <w:b/>
        </w:rPr>
        <w:t>Petri WA</w:t>
      </w:r>
      <w:r>
        <w:t xml:space="preserve">. 2016. The binary toxin CDT enhances clostridium difficile virulence by suppressing protective colonic eosinophilia. Nature Microbiology </w:t>
      </w:r>
      <w:r>
        <w:rPr>
          <w:b/>
        </w:rPr>
        <w:t>1</w:t>
      </w:r>
      <w:r>
        <w:t>. doi:</w:t>
      </w:r>
      <w:hyperlink r:id="rId25">
        <w:r>
          <w:rPr>
            <w:rStyle w:val="Hyperlink"/>
          </w:rPr>
          <w:t>10.1038/nmicrobiol.2016.108</w:t>
        </w:r>
      </w:hyperlink>
      <w:r>
        <w:t>.</w:t>
      </w:r>
    </w:p>
    <w:p w14:paraId="5D496E94" w14:textId="77777777" w:rsidR="003106A6" w:rsidRDefault="007E0AFF">
      <w:pPr>
        <w:pStyle w:val="Bibliography"/>
      </w:pPr>
      <w:bookmarkStart w:id="176" w:name="ref-Lungulescu2011"/>
      <w:bookmarkEnd w:id="175"/>
      <w:r>
        <w:t xml:space="preserve">14. </w:t>
      </w:r>
      <w:r>
        <w:rPr>
          <w:b/>
        </w:rPr>
        <w:t>Lungulescu OA</w:t>
      </w:r>
      <w:r>
        <w:t xml:space="preserve">, </w:t>
      </w:r>
      <w:r>
        <w:rPr>
          <w:b/>
        </w:rPr>
        <w:t>Cao W</w:t>
      </w:r>
      <w:r>
        <w:t xml:space="preserve">, </w:t>
      </w:r>
      <w:r>
        <w:rPr>
          <w:b/>
        </w:rPr>
        <w:t>Gatskevich E</w:t>
      </w:r>
      <w:r>
        <w:t xml:space="preserve">, </w:t>
      </w:r>
      <w:r>
        <w:rPr>
          <w:b/>
        </w:rPr>
        <w:t>Tlhabano L</w:t>
      </w:r>
      <w:r>
        <w:t xml:space="preserve">, </w:t>
      </w:r>
      <w:r>
        <w:rPr>
          <w:b/>
        </w:rPr>
        <w:t>Stratidis JG</w:t>
      </w:r>
      <w:r>
        <w:t xml:space="preserve">. 2011. CSI: A severity index for clostridium difficile infection at the time of admission. Journal of Hospital Infection </w:t>
      </w:r>
      <w:r>
        <w:rPr>
          <w:b/>
        </w:rPr>
        <w:t>79</w:t>
      </w:r>
      <w:r>
        <w:t>:151–154. doi:</w:t>
      </w:r>
      <w:hyperlink r:id="rId26">
        <w:r>
          <w:rPr>
            <w:rStyle w:val="Hyperlink"/>
          </w:rPr>
          <w:t>10.1016/j.jhin.2011.04.017</w:t>
        </w:r>
      </w:hyperlink>
      <w:r>
        <w:t>.</w:t>
      </w:r>
    </w:p>
    <w:p w14:paraId="65240D7D" w14:textId="77777777" w:rsidR="003106A6" w:rsidRDefault="007E0AFF">
      <w:pPr>
        <w:pStyle w:val="Bibliography"/>
      </w:pPr>
      <w:bookmarkStart w:id="177" w:name="ref-McDonald2018"/>
      <w:bookmarkEnd w:id="176"/>
      <w:r>
        <w:t xml:space="preserve">15. </w:t>
      </w:r>
      <w:r>
        <w:rPr>
          <w:b/>
        </w:rPr>
        <w:t>McDonald LC</w:t>
      </w:r>
      <w:r>
        <w:t xml:space="preserve">, </w:t>
      </w:r>
      <w:r>
        <w:rPr>
          <w:b/>
        </w:rPr>
        <w:t>Gerding DN</w:t>
      </w:r>
      <w:r>
        <w:t xml:space="preserve">, </w:t>
      </w:r>
      <w:r>
        <w:rPr>
          <w:b/>
        </w:rPr>
        <w:t>Johnson S</w:t>
      </w:r>
      <w:r>
        <w:t xml:space="preserve">, </w:t>
      </w:r>
      <w:r>
        <w:rPr>
          <w:b/>
        </w:rPr>
        <w:t>Bakken JS</w:t>
      </w:r>
      <w:r>
        <w:t xml:space="preserve">, </w:t>
      </w:r>
      <w:r>
        <w:rPr>
          <w:b/>
        </w:rPr>
        <w:t>Carroll KC</w:t>
      </w:r>
      <w:r>
        <w:t xml:space="preserve">, </w:t>
      </w:r>
      <w:r>
        <w:rPr>
          <w:b/>
        </w:rPr>
        <w:t>Coffin SE</w:t>
      </w:r>
      <w:r>
        <w:t xml:space="preserve">, </w:t>
      </w:r>
      <w:r>
        <w:rPr>
          <w:b/>
        </w:rPr>
        <w:t>Dubberke ER</w:t>
      </w:r>
      <w:r>
        <w:t xml:space="preserve">, </w:t>
      </w:r>
      <w:r>
        <w:rPr>
          <w:b/>
        </w:rPr>
        <w:t>Garey KW</w:t>
      </w:r>
      <w:r>
        <w:t xml:space="preserve">, </w:t>
      </w:r>
      <w:r>
        <w:rPr>
          <w:b/>
        </w:rPr>
        <w:t>Gould CV</w:t>
      </w:r>
      <w:r>
        <w:t xml:space="preserve">, </w:t>
      </w:r>
      <w:r>
        <w:rPr>
          <w:b/>
        </w:rPr>
        <w:t>Kelly C</w:t>
      </w:r>
      <w:r>
        <w:t xml:space="preserve">, </w:t>
      </w:r>
      <w:r>
        <w:rPr>
          <w:b/>
        </w:rPr>
        <w:t>Loo V</w:t>
      </w:r>
      <w:r>
        <w:t xml:space="preserve">, </w:t>
      </w:r>
      <w:r>
        <w:rPr>
          <w:b/>
        </w:rPr>
        <w:t>Sammons JS</w:t>
      </w:r>
      <w:r>
        <w:t xml:space="preserve">, </w:t>
      </w:r>
      <w:r>
        <w:rPr>
          <w:b/>
        </w:rPr>
        <w:t>Sandora TJ</w:t>
      </w:r>
      <w:r>
        <w:t xml:space="preserve">, </w:t>
      </w:r>
      <w:r>
        <w:rPr>
          <w:b/>
        </w:rPr>
        <w:t>Wilcox MH</w:t>
      </w:r>
      <w:r>
        <w:t xml:space="preserve">. 2018. Clinical practice guidelines for clostridium difficile infection in adults and children: 2017 update by the infectious diseases society of america (IDSA) and society for healthcare epidemiology of america (SHEA). Clinical Infectious Diseases </w:t>
      </w:r>
      <w:r>
        <w:rPr>
          <w:b/>
        </w:rPr>
        <w:t>66</w:t>
      </w:r>
      <w:r>
        <w:t>:e1–e48. doi:</w:t>
      </w:r>
      <w:hyperlink r:id="rId27">
        <w:r>
          <w:rPr>
            <w:rStyle w:val="Hyperlink"/>
          </w:rPr>
          <w:t>10.1093/cid/cix1085</w:t>
        </w:r>
      </w:hyperlink>
      <w:r>
        <w:t>.</w:t>
      </w:r>
    </w:p>
    <w:p w14:paraId="33265991" w14:textId="77777777" w:rsidR="003106A6" w:rsidRDefault="007E0AFF">
      <w:pPr>
        <w:pStyle w:val="Bibliography"/>
      </w:pPr>
      <w:bookmarkStart w:id="178" w:name="ref-Zar2007"/>
      <w:bookmarkEnd w:id="177"/>
      <w:r>
        <w:t xml:space="preserve">16. </w:t>
      </w:r>
      <w:r>
        <w:rPr>
          <w:b/>
        </w:rPr>
        <w:t>Zar FA</w:t>
      </w:r>
      <w:r>
        <w:t xml:space="preserve">, </w:t>
      </w:r>
      <w:r>
        <w:rPr>
          <w:b/>
        </w:rPr>
        <w:t>Bakkanagari SR</w:t>
      </w:r>
      <w:r>
        <w:t xml:space="preserve">, </w:t>
      </w:r>
      <w:r>
        <w:rPr>
          <w:b/>
        </w:rPr>
        <w:t>Moorthi KMLST</w:t>
      </w:r>
      <w:r>
        <w:t xml:space="preserve">, </w:t>
      </w:r>
      <w:r>
        <w:rPr>
          <w:b/>
        </w:rPr>
        <w:t>Davis MB</w:t>
      </w:r>
      <w:r>
        <w:t xml:space="preserve">. 2007. A comparison of vancomycin and metronidazole for the treatment of clostridium difficile-associated diarrhea, stratified by disease severity. Clinical Infectious Diseases </w:t>
      </w:r>
      <w:r>
        <w:rPr>
          <w:b/>
        </w:rPr>
        <w:t>45</w:t>
      </w:r>
      <w:r>
        <w:t>:302–307. doi:</w:t>
      </w:r>
      <w:hyperlink r:id="rId28">
        <w:r>
          <w:rPr>
            <w:rStyle w:val="Hyperlink"/>
          </w:rPr>
          <w:t>10.1086/519265</w:t>
        </w:r>
      </w:hyperlink>
      <w:r>
        <w:t>.</w:t>
      </w:r>
    </w:p>
    <w:p w14:paraId="6146CB64" w14:textId="77777777" w:rsidR="003106A6" w:rsidRDefault="007E0AFF">
      <w:pPr>
        <w:pStyle w:val="Bibliography"/>
      </w:pPr>
      <w:bookmarkStart w:id="179" w:name="ref-diMasi2018"/>
      <w:bookmarkEnd w:id="178"/>
      <w:r>
        <w:t xml:space="preserve">17. </w:t>
      </w:r>
      <w:r>
        <w:rPr>
          <w:b/>
        </w:rPr>
        <w:t>Masi A di</w:t>
      </w:r>
      <w:r>
        <w:t xml:space="preserve">, </w:t>
      </w:r>
      <w:r>
        <w:rPr>
          <w:b/>
        </w:rPr>
        <w:t>Leboffe L</w:t>
      </w:r>
      <w:r>
        <w:t xml:space="preserve">, </w:t>
      </w:r>
      <w:r>
        <w:rPr>
          <w:b/>
        </w:rPr>
        <w:t>Polticelli F</w:t>
      </w:r>
      <w:r>
        <w:t xml:space="preserve">, </w:t>
      </w:r>
      <w:r>
        <w:rPr>
          <w:b/>
        </w:rPr>
        <w:t>Tonon F</w:t>
      </w:r>
      <w:r>
        <w:t xml:space="preserve">, </w:t>
      </w:r>
      <w:r>
        <w:rPr>
          <w:b/>
        </w:rPr>
        <w:t>Zennaro C</w:t>
      </w:r>
      <w:r>
        <w:t xml:space="preserve">, </w:t>
      </w:r>
      <w:r>
        <w:rPr>
          <w:b/>
        </w:rPr>
        <w:t>Caterino M</w:t>
      </w:r>
      <w:r>
        <w:t xml:space="preserve">, </w:t>
      </w:r>
      <w:r>
        <w:rPr>
          <w:b/>
        </w:rPr>
        <w:t>Stano P</w:t>
      </w:r>
      <w:r>
        <w:t xml:space="preserve">, </w:t>
      </w:r>
      <w:r>
        <w:rPr>
          <w:b/>
        </w:rPr>
        <w:t>Fischer S</w:t>
      </w:r>
      <w:r>
        <w:t xml:space="preserve">, </w:t>
      </w:r>
      <w:r>
        <w:rPr>
          <w:b/>
        </w:rPr>
        <w:t>Hägele M</w:t>
      </w:r>
      <w:r>
        <w:t xml:space="preserve">, </w:t>
      </w:r>
      <w:r>
        <w:rPr>
          <w:b/>
        </w:rPr>
        <w:t>Müller M</w:t>
      </w:r>
      <w:r>
        <w:t xml:space="preserve">, </w:t>
      </w:r>
      <w:r>
        <w:rPr>
          <w:b/>
        </w:rPr>
        <w:t>Kleger A</w:t>
      </w:r>
      <w:r>
        <w:t xml:space="preserve">, </w:t>
      </w:r>
      <w:r>
        <w:rPr>
          <w:b/>
        </w:rPr>
        <w:t>Papatheodorou P</w:t>
      </w:r>
      <w:r>
        <w:t xml:space="preserve">, </w:t>
      </w:r>
      <w:r>
        <w:rPr>
          <w:b/>
        </w:rPr>
        <w:t>Nocca G</w:t>
      </w:r>
      <w:r>
        <w:t xml:space="preserve">, </w:t>
      </w:r>
      <w:r>
        <w:rPr>
          <w:b/>
        </w:rPr>
        <w:t>Arcovito A</w:t>
      </w:r>
      <w:r>
        <w:t xml:space="preserve">, </w:t>
      </w:r>
      <w:r>
        <w:rPr>
          <w:b/>
        </w:rPr>
        <w:t>Gori A</w:t>
      </w:r>
      <w:r>
        <w:t xml:space="preserve">, </w:t>
      </w:r>
      <w:r>
        <w:rPr>
          <w:b/>
        </w:rPr>
        <w:t>Ruoppolo M</w:t>
      </w:r>
      <w:r>
        <w:t xml:space="preserve">, </w:t>
      </w:r>
      <w:r>
        <w:rPr>
          <w:b/>
        </w:rPr>
        <w:t>Barth H</w:t>
      </w:r>
      <w:r>
        <w:t xml:space="preserve">, </w:t>
      </w:r>
      <w:r>
        <w:rPr>
          <w:b/>
        </w:rPr>
        <w:t>Petrosillo N</w:t>
      </w:r>
      <w:r>
        <w:t xml:space="preserve">, </w:t>
      </w:r>
      <w:r>
        <w:rPr>
          <w:b/>
        </w:rPr>
        <w:t>Ascenzi P</w:t>
      </w:r>
      <w:r>
        <w:t xml:space="preserve">, </w:t>
      </w:r>
      <w:r>
        <w:rPr>
          <w:b/>
        </w:rPr>
        <w:t>Bella SD</w:t>
      </w:r>
      <w:r>
        <w:t xml:space="preserve">. 2018. Human serum albumin is an essential component of the host defense mechanism against clostridium difficile intoxication. The Journal of Infectious Diseases </w:t>
      </w:r>
      <w:r>
        <w:rPr>
          <w:b/>
        </w:rPr>
        <w:t>218</w:t>
      </w:r>
      <w:r>
        <w:t>:1424–1435. doi:</w:t>
      </w:r>
      <w:hyperlink r:id="rId29">
        <w:r>
          <w:rPr>
            <w:rStyle w:val="Hyperlink"/>
          </w:rPr>
          <w:t>10.1093/infdis/jiy338</w:t>
        </w:r>
      </w:hyperlink>
      <w:r>
        <w:t>.</w:t>
      </w:r>
    </w:p>
    <w:p w14:paraId="73F5B29C" w14:textId="77777777" w:rsidR="003106A6" w:rsidRDefault="007E0AFF">
      <w:pPr>
        <w:pStyle w:val="Bibliography"/>
      </w:pPr>
      <w:bookmarkStart w:id="180" w:name="ref-AbernathyClose2020"/>
      <w:bookmarkEnd w:id="179"/>
      <w:r>
        <w:t xml:space="preserve">18. </w:t>
      </w:r>
      <w:r>
        <w:rPr>
          <w:b/>
        </w:rPr>
        <w:t>Abernathy-Close L</w:t>
      </w:r>
      <w:r>
        <w:t xml:space="preserve">, </w:t>
      </w:r>
      <w:r>
        <w:rPr>
          <w:b/>
        </w:rPr>
        <w:t>Dieterle MG</w:t>
      </w:r>
      <w:r>
        <w:t xml:space="preserve">, </w:t>
      </w:r>
      <w:r>
        <w:rPr>
          <w:b/>
        </w:rPr>
        <w:t>Vendrov KC</w:t>
      </w:r>
      <w:r>
        <w:t xml:space="preserve">, </w:t>
      </w:r>
      <w:r>
        <w:rPr>
          <w:b/>
        </w:rPr>
        <w:t>Bergin IL</w:t>
      </w:r>
      <w:r>
        <w:t xml:space="preserve">, </w:t>
      </w:r>
      <w:r>
        <w:rPr>
          <w:b/>
        </w:rPr>
        <w:t>Rao K</w:t>
      </w:r>
      <w:r>
        <w:t xml:space="preserve">, </w:t>
      </w:r>
      <w:r>
        <w:rPr>
          <w:b/>
        </w:rPr>
        <w:t>Young VB</w:t>
      </w:r>
      <w:r>
        <w:t xml:space="preserve">. 2020. Aging dampens the intestinal innate immune response during severe clostridioides difficile infection and is associated with altered cytokine levels and granulocyte mobilization. Infection and Immunity </w:t>
      </w:r>
      <w:r>
        <w:rPr>
          <w:b/>
        </w:rPr>
        <w:t>88</w:t>
      </w:r>
      <w:r>
        <w:t>. doi:</w:t>
      </w:r>
      <w:hyperlink r:id="rId30">
        <w:r>
          <w:rPr>
            <w:rStyle w:val="Hyperlink"/>
          </w:rPr>
          <w:t>10.1128/iai.00960-19</w:t>
        </w:r>
      </w:hyperlink>
      <w:r>
        <w:t>.</w:t>
      </w:r>
    </w:p>
    <w:p w14:paraId="33D21178" w14:textId="77777777" w:rsidR="003106A6" w:rsidRDefault="007E0AFF">
      <w:pPr>
        <w:pStyle w:val="Bibliography"/>
      </w:pPr>
      <w:bookmarkStart w:id="181" w:name="ref-Theriot2011"/>
      <w:bookmarkEnd w:id="180"/>
      <w:r>
        <w:t xml:space="preserve">19. </w:t>
      </w:r>
      <w:r>
        <w:rPr>
          <w:b/>
        </w:rPr>
        <w:t>Theriot CM</w:t>
      </w:r>
      <w:r>
        <w:t xml:space="preserve">, </w:t>
      </w:r>
      <w:r>
        <w:rPr>
          <w:b/>
        </w:rPr>
        <w:t>Koumpouras CC</w:t>
      </w:r>
      <w:r>
        <w:t xml:space="preserve">, </w:t>
      </w:r>
      <w:r>
        <w:rPr>
          <w:b/>
        </w:rPr>
        <w:t>Carlson PE</w:t>
      </w:r>
      <w:r>
        <w:t xml:space="preserve">, </w:t>
      </w:r>
      <w:r>
        <w:rPr>
          <w:b/>
        </w:rPr>
        <w:t>Bergin II</w:t>
      </w:r>
      <w:r>
        <w:t xml:space="preserve">, </w:t>
      </w:r>
      <w:r>
        <w:rPr>
          <w:b/>
        </w:rPr>
        <w:t>Aronoff DM</w:t>
      </w:r>
      <w:r>
        <w:t xml:space="preserve">, </w:t>
      </w:r>
      <w:r>
        <w:rPr>
          <w:b/>
        </w:rPr>
        <w:t>Young VB</w:t>
      </w:r>
      <w:r>
        <w:t xml:space="preserve">. 2011. Cefoperazone-treated mice as an experimental platform to assess differential virulence ofClostridium difficilestrains. Gut Microbes </w:t>
      </w:r>
      <w:r>
        <w:rPr>
          <w:b/>
        </w:rPr>
        <w:t>2</w:t>
      </w:r>
      <w:r>
        <w:t>:326–334. doi:</w:t>
      </w:r>
      <w:hyperlink r:id="rId31">
        <w:r>
          <w:rPr>
            <w:rStyle w:val="Hyperlink"/>
          </w:rPr>
          <w:t>10.4161/gmic.19142</w:t>
        </w:r>
      </w:hyperlink>
      <w:r>
        <w:t>.</w:t>
      </w:r>
    </w:p>
    <w:p w14:paraId="1CF4F9BE" w14:textId="77777777" w:rsidR="003106A6" w:rsidRDefault="007E0AFF">
      <w:pPr>
        <w:pStyle w:val="Bibliography"/>
      </w:pPr>
      <w:bookmarkStart w:id="182" w:name="ref-Goorhuis2008"/>
      <w:bookmarkEnd w:id="181"/>
      <w:r>
        <w:t xml:space="preserve">20. </w:t>
      </w:r>
      <w:r>
        <w:rPr>
          <w:b/>
        </w:rPr>
        <w:t>Goorhuis A</w:t>
      </w:r>
      <w:r>
        <w:t xml:space="preserve">, </w:t>
      </w:r>
      <w:r>
        <w:rPr>
          <w:b/>
        </w:rPr>
        <w:t>Bakker D</w:t>
      </w:r>
      <w:r>
        <w:t xml:space="preserve">, </w:t>
      </w:r>
      <w:r>
        <w:rPr>
          <w:b/>
        </w:rPr>
        <w:t>Corver J</w:t>
      </w:r>
      <w:r>
        <w:t xml:space="preserve">, </w:t>
      </w:r>
      <w:r>
        <w:rPr>
          <w:b/>
        </w:rPr>
        <w:t>Debast SB</w:t>
      </w:r>
      <w:r>
        <w:t xml:space="preserve">, </w:t>
      </w:r>
      <w:r>
        <w:rPr>
          <w:b/>
        </w:rPr>
        <w:t>Harmanus C</w:t>
      </w:r>
      <w:r>
        <w:t xml:space="preserve">, </w:t>
      </w:r>
      <w:r>
        <w:rPr>
          <w:b/>
        </w:rPr>
        <w:t>Notermans DW</w:t>
      </w:r>
      <w:r>
        <w:t xml:space="preserve">, </w:t>
      </w:r>
      <w:r>
        <w:rPr>
          <w:b/>
        </w:rPr>
        <w:t>Bergwerff AA</w:t>
      </w:r>
      <w:r>
        <w:t xml:space="preserve">, </w:t>
      </w:r>
      <w:r>
        <w:rPr>
          <w:b/>
        </w:rPr>
        <w:t>Dekker FW</w:t>
      </w:r>
      <w:r>
        <w:t xml:space="preserve">, </w:t>
      </w:r>
      <w:r>
        <w:rPr>
          <w:b/>
        </w:rPr>
        <w:t>Kuijper EJ</w:t>
      </w:r>
      <w:r>
        <w:t xml:space="preserve">. 2008. Emergence ofClostridium difficileInfection due to a new hypervirulent strain, polymerase chain reaction ribotype 078. Clinical Infectious Diseases </w:t>
      </w:r>
      <w:r>
        <w:rPr>
          <w:b/>
        </w:rPr>
        <w:t>47</w:t>
      </w:r>
      <w:r>
        <w:t>:1162–1170. doi:</w:t>
      </w:r>
      <w:hyperlink r:id="rId32">
        <w:r>
          <w:rPr>
            <w:rStyle w:val="Hyperlink"/>
          </w:rPr>
          <w:t>10.1086/592257</w:t>
        </w:r>
      </w:hyperlink>
      <w:r>
        <w:t>.</w:t>
      </w:r>
    </w:p>
    <w:p w14:paraId="7D1DBCFF" w14:textId="77777777" w:rsidR="003106A6" w:rsidRDefault="007E0AFF">
      <w:pPr>
        <w:pStyle w:val="Bibliography"/>
      </w:pPr>
      <w:bookmarkStart w:id="183" w:name="ref-OConnor2009"/>
      <w:bookmarkEnd w:id="182"/>
      <w:r>
        <w:lastRenderedPageBreak/>
        <w:t xml:space="preserve">21. </w:t>
      </w:r>
      <w:r>
        <w:rPr>
          <w:b/>
        </w:rPr>
        <w:t>OConnor JR</w:t>
      </w:r>
      <w:r>
        <w:t xml:space="preserve">, </w:t>
      </w:r>
      <w:r>
        <w:rPr>
          <w:b/>
        </w:rPr>
        <w:t>Johnson S</w:t>
      </w:r>
      <w:r>
        <w:t xml:space="preserve">, </w:t>
      </w:r>
      <w:r>
        <w:rPr>
          <w:b/>
        </w:rPr>
        <w:t>Gerding DN</w:t>
      </w:r>
      <w:r>
        <w:t xml:space="preserve">. 2009. Clostridium difficile infection caused by the epidemic BI/NAP1/027 strain. Gastroenterology </w:t>
      </w:r>
      <w:r>
        <w:rPr>
          <w:b/>
        </w:rPr>
        <w:t>136</w:t>
      </w:r>
      <w:r>
        <w:t>:1913–1924. doi:</w:t>
      </w:r>
      <w:hyperlink r:id="rId33">
        <w:r>
          <w:rPr>
            <w:rStyle w:val="Hyperlink"/>
          </w:rPr>
          <w:t>10.1053/j.gastro.2009.02.073</w:t>
        </w:r>
      </w:hyperlink>
      <w:r>
        <w:t>.</w:t>
      </w:r>
    </w:p>
    <w:p w14:paraId="78E86DB5" w14:textId="77777777" w:rsidR="003106A6" w:rsidRDefault="007E0AFF">
      <w:pPr>
        <w:pStyle w:val="Bibliography"/>
      </w:pPr>
      <w:bookmarkStart w:id="184" w:name="ref-Chen2008"/>
      <w:bookmarkEnd w:id="183"/>
      <w:r>
        <w:t xml:space="preserve">22. </w:t>
      </w:r>
      <w:r>
        <w:rPr>
          <w:b/>
        </w:rPr>
        <w:t>Chen X</w:t>
      </w:r>
      <w:r>
        <w:t xml:space="preserve">, </w:t>
      </w:r>
      <w:r>
        <w:rPr>
          <w:b/>
        </w:rPr>
        <w:t>Katchar K</w:t>
      </w:r>
      <w:r>
        <w:t xml:space="preserve">, </w:t>
      </w:r>
      <w:r>
        <w:rPr>
          <w:b/>
        </w:rPr>
        <w:t>Goldsmith JD</w:t>
      </w:r>
      <w:r>
        <w:t xml:space="preserve">, </w:t>
      </w:r>
      <w:r>
        <w:rPr>
          <w:b/>
        </w:rPr>
        <w:t>Nanthakumar N</w:t>
      </w:r>
      <w:r>
        <w:t xml:space="preserve">, </w:t>
      </w:r>
      <w:r>
        <w:rPr>
          <w:b/>
        </w:rPr>
        <w:t>Cheknis A</w:t>
      </w:r>
      <w:r>
        <w:t xml:space="preserve">, </w:t>
      </w:r>
      <w:r>
        <w:rPr>
          <w:b/>
        </w:rPr>
        <w:t>Gerding DN</w:t>
      </w:r>
      <w:r>
        <w:t xml:space="preserve">, </w:t>
      </w:r>
      <w:r>
        <w:rPr>
          <w:b/>
        </w:rPr>
        <w:t>Kelly CP</w:t>
      </w:r>
      <w:r>
        <w:t xml:space="preserve">. 2008. A mouse model of clostridium difficileAssociated disease. Gastroenterology </w:t>
      </w:r>
      <w:r>
        <w:rPr>
          <w:b/>
        </w:rPr>
        <w:t>135</w:t>
      </w:r>
      <w:r>
        <w:t>:1984–1992. doi:</w:t>
      </w:r>
      <w:hyperlink r:id="rId34">
        <w:r>
          <w:rPr>
            <w:rStyle w:val="Hyperlink"/>
          </w:rPr>
          <w:t>10.1053/j.gastro.2008.09.002</w:t>
        </w:r>
      </w:hyperlink>
      <w:r>
        <w:t>.</w:t>
      </w:r>
    </w:p>
    <w:p w14:paraId="07C5A853" w14:textId="77777777" w:rsidR="003106A6" w:rsidRDefault="007E0AFF">
      <w:pPr>
        <w:pStyle w:val="Bibliography"/>
      </w:pPr>
      <w:bookmarkStart w:id="185" w:name="ref-He2010"/>
      <w:bookmarkEnd w:id="184"/>
      <w:r>
        <w:t xml:space="preserve">23. </w:t>
      </w:r>
      <w:r>
        <w:rPr>
          <w:b/>
        </w:rPr>
        <w:t>He M</w:t>
      </w:r>
      <w:r>
        <w:t xml:space="preserve">, </w:t>
      </w:r>
      <w:r>
        <w:rPr>
          <w:b/>
        </w:rPr>
        <w:t>Sebaihia M</w:t>
      </w:r>
      <w:r>
        <w:t xml:space="preserve">, </w:t>
      </w:r>
      <w:r>
        <w:rPr>
          <w:b/>
        </w:rPr>
        <w:t>Lawley TD</w:t>
      </w:r>
      <w:r>
        <w:t xml:space="preserve">, </w:t>
      </w:r>
      <w:r>
        <w:rPr>
          <w:b/>
        </w:rPr>
        <w:t>Stabler RA</w:t>
      </w:r>
      <w:r>
        <w:t xml:space="preserve">, </w:t>
      </w:r>
      <w:r>
        <w:rPr>
          <w:b/>
        </w:rPr>
        <w:t>Dawson LF</w:t>
      </w:r>
      <w:r>
        <w:t xml:space="preserve">, </w:t>
      </w:r>
      <w:r>
        <w:rPr>
          <w:b/>
        </w:rPr>
        <w:t>Martin MJ</w:t>
      </w:r>
      <w:r>
        <w:t xml:space="preserve">, </w:t>
      </w:r>
      <w:r>
        <w:rPr>
          <w:b/>
        </w:rPr>
        <w:t>Holt KE</w:t>
      </w:r>
      <w:r>
        <w:t xml:space="preserve">, </w:t>
      </w:r>
      <w:r>
        <w:rPr>
          <w:b/>
        </w:rPr>
        <w:t>Seth-Smith HMB</w:t>
      </w:r>
      <w:r>
        <w:t xml:space="preserve">, </w:t>
      </w:r>
      <w:r>
        <w:rPr>
          <w:b/>
        </w:rPr>
        <w:t>Quail MA</w:t>
      </w:r>
      <w:r>
        <w:t xml:space="preserve">, </w:t>
      </w:r>
      <w:r>
        <w:rPr>
          <w:b/>
        </w:rPr>
        <w:t>Rance R</w:t>
      </w:r>
      <w:r>
        <w:t xml:space="preserve">, </w:t>
      </w:r>
      <w:r>
        <w:rPr>
          <w:b/>
        </w:rPr>
        <w:t>Brooks K</w:t>
      </w:r>
      <w:r>
        <w:t xml:space="preserve">, </w:t>
      </w:r>
      <w:r>
        <w:rPr>
          <w:b/>
        </w:rPr>
        <w:t>Churcher C</w:t>
      </w:r>
      <w:r>
        <w:t xml:space="preserve">, </w:t>
      </w:r>
      <w:r>
        <w:rPr>
          <w:b/>
        </w:rPr>
        <w:t>Harris D</w:t>
      </w:r>
      <w:r>
        <w:t xml:space="preserve">, </w:t>
      </w:r>
      <w:r>
        <w:rPr>
          <w:b/>
        </w:rPr>
        <w:t>Bentley SD</w:t>
      </w:r>
      <w:r>
        <w:t xml:space="preserve">, </w:t>
      </w:r>
      <w:r>
        <w:rPr>
          <w:b/>
        </w:rPr>
        <w:t>Burrows C</w:t>
      </w:r>
      <w:r>
        <w:t xml:space="preserve">, </w:t>
      </w:r>
      <w:r>
        <w:rPr>
          <w:b/>
        </w:rPr>
        <w:t>Clark L</w:t>
      </w:r>
      <w:r>
        <w:t xml:space="preserve">, </w:t>
      </w:r>
      <w:r>
        <w:rPr>
          <w:b/>
        </w:rPr>
        <w:t>Corton C</w:t>
      </w:r>
      <w:r>
        <w:t xml:space="preserve">, </w:t>
      </w:r>
      <w:r>
        <w:rPr>
          <w:b/>
        </w:rPr>
        <w:t>Murray V</w:t>
      </w:r>
      <w:r>
        <w:t xml:space="preserve">, </w:t>
      </w:r>
      <w:r>
        <w:rPr>
          <w:b/>
        </w:rPr>
        <w:t>Rose G</w:t>
      </w:r>
      <w:r>
        <w:t xml:space="preserve">, </w:t>
      </w:r>
      <w:r>
        <w:rPr>
          <w:b/>
        </w:rPr>
        <w:t>Thurston S</w:t>
      </w:r>
      <w:r>
        <w:t xml:space="preserve">, </w:t>
      </w:r>
      <w:r>
        <w:rPr>
          <w:b/>
        </w:rPr>
        <w:t>Tonder A van</w:t>
      </w:r>
      <w:r>
        <w:t xml:space="preserve">, </w:t>
      </w:r>
      <w:r>
        <w:rPr>
          <w:b/>
        </w:rPr>
        <w:t>Walker D</w:t>
      </w:r>
      <w:r>
        <w:t xml:space="preserve">, </w:t>
      </w:r>
      <w:r>
        <w:rPr>
          <w:b/>
        </w:rPr>
        <w:t>Wren BW</w:t>
      </w:r>
      <w:r>
        <w:t xml:space="preserve">, </w:t>
      </w:r>
      <w:r>
        <w:rPr>
          <w:b/>
        </w:rPr>
        <w:t>Dougan G</w:t>
      </w:r>
      <w:r>
        <w:t xml:space="preserve">, </w:t>
      </w:r>
      <w:r>
        <w:rPr>
          <w:b/>
        </w:rPr>
        <w:t>Parkhill J</w:t>
      </w:r>
      <w:r>
        <w:t xml:space="preserve">. 2010. Evolutionary dynamics of clostridium difficile over short and long time scales. Proceedings of the National Academy of Sciences </w:t>
      </w:r>
      <w:r>
        <w:rPr>
          <w:b/>
        </w:rPr>
        <w:t>107</w:t>
      </w:r>
      <w:r>
        <w:t>:7527–7532. doi:</w:t>
      </w:r>
      <w:hyperlink r:id="rId35">
        <w:r>
          <w:rPr>
            <w:rStyle w:val="Hyperlink"/>
          </w:rPr>
          <w:t>10.1073/pnas.0914322107</w:t>
        </w:r>
      </w:hyperlink>
      <w:r>
        <w:t>.</w:t>
      </w:r>
    </w:p>
    <w:p w14:paraId="44D73D76" w14:textId="77777777" w:rsidR="003106A6" w:rsidRDefault="007E0AFF">
      <w:pPr>
        <w:pStyle w:val="Bibliography"/>
      </w:pPr>
      <w:bookmarkStart w:id="186" w:name="ref-Schubert2015"/>
      <w:bookmarkEnd w:id="185"/>
      <w:r>
        <w:t xml:space="preserve">24. </w:t>
      </w:r>
      <w:r>
        <w:rPr>
          <w:b/>
        </w:rPr>
        <w:t>Schubert AM</w:t>
      </w:r>
      <w:r>
        <w:t xml:space="preserve">, </w:t>
      </w:r>
      <w:r>
        <w:rPr>
          <w:b/>
        </w:rPr>
        <w:t>Sinani H</w:t>
      </w:r>
      <w:r>
        <w:t xml:space="preserve">, </w:t>
      </w:r>
      <w:r>
        <w:rPr>
          <w:b/>
        </w:rPr>
        <w:t>Schloss PD</w:t>
      </w:r>
      <w:r>
        <w:t xml:space="preserve">. 2015. Antibiotic-induced alterations of the murine gut microbiota and subsequent effects on colonization resistance against clostridium difficile. mBio </w:t>
      </w:r>
      <w:r>
        <w:rPr>
          <w:b/>
        </w:rPr>
        <w:t>6</w:t>
      </w:r>
      <w:r>
        <w:t>. doi:</w:t>
      </w:r>
      <w:hyperlink r:id="rId36">
        <w:r>
          <w:rPr>
            <w:rStyle w:val="Hyperlink"/>
          </w:rPr>
          <w:t>10.1128/mbio.00974-15</w:t>
        </w:r>
      </w:hyperlink>
      <w:r>
        <w:t>.</w:t>
      </w:r>
    </w:p>
    <w:p w14:paraId="105DB262" w14:textId="77777777" w:rsidR="003106A6" w:rsidRDefault="007E0AFF">
      <w:pPr>
        <w:pStyle w:val="Bibliography"/>
      </w:pPr>
      <w:bookmarkStart w:id="187" w:name="ref-Jenior2017"/>
      <w:bookmarkEnd w:id="186"/>
      <w:r>
        <w:t xml:space="preserve">25. </w:t>
      </w:r>
      <w:r>
        <w:rPr>
          <w:b/>
        </w:rPr>
        <w:t>Jenior ML</w:t>
      </w:r>
      <w:r>
        <w:t xml:space="preserve">, </w:t>
      </w:r>
      <w:r>
        <w:rPr>
          <w:b/>
        </w:rPr>
        <w:t>Leslie JL</w:t>
      </w:r>
      <w:r>
        <w:t xml:space="preserve">, </w:t>
      </w:r>
      <w:r>
        <w:rPr>
          <w:b/>
        </w:rPr>
        <w:t>Young VB</w:t>
      </w:r>
      <w:r>
        <w:t xml:space="preserve">, </w:t>
      </w:r>
      <w:r>
        <w:rPr>
          <w:b/>
        </w:rPr>
        <w:t>Schloss PD</w:t>
      </w:r>
      <w:r>
        <w:t xml:space="preserve">. 2017. Clostridium difficile colonizes alternative nutrient niches during infection across distinct murine gut microbiomes. mSystems </w:t>
      </w:r>
      <w:r>
        <w:rPr>
          <w:b/>
        </w:rPr>
        <w:t>2</w:t>
      </w:r>
      <w:r>
        <w:t>. doi:</w:t>
      </w:r>
      <w:hyperlink r:id="rId37">
        <w:r>
          <w:rPr>
            <w:rStyle w:val="Hyperlink"/>
          </w:rPr>
          <w:t>10.1128/msystems.00063-17</w:t>
        </w:r>
      </w:hyperlink>
      <w:r>
        <w:t>.</w:t>
      </w:r>
    </w:p>
    <w:p w14:paraId="75911D42" w14:textId="77777777" w:rsidR="003106A6" w:rsidRDefault="007E0AFF">
      <w:pPr>
        <w:pStyle w:val="Bibliography"/>
      </w:pPr>
      <w:bookmarkStart w:id="188" w:name="ref-Lesniak2021"/>
      <w:bookmarkEnd w:id="187"/>
      <w:r>
        <w:t xml:space="preserve">26. </w:t>
      </w:r>
      <w:r>
        <w:rPr>
          <w:b/>
        </w:rPr>
        <w:t>Lesniak NA</w:t>
      </w:r>
      <w:r>
        <w:t xml:space="preserve">, </w:t>
      </w:r>
      <w:r>
        <w:rPr>
          <w:b/>
        </w:rPr>
        <w:t>Schubert AM</w:t>
      </w:r>
      <w:r>
        <w:t xml:space="preserve">, </w:t>
      </w:r>
      <w:r>
        <w:rPr>
          <w:b/>
        </w:rPr>
        <w:t>Sinani H</w:t>
      </w:r>
      <w:r>
        <w:t xml:space="preserve">, </w:t>
      </w:r>
      <w:r>
        <w:rPr>
          <w:b/>
        </w:rPr>
        <w:t>Schloss PD</w:t>
      </w:r>
      <w:r>
        <w:t xml:space="preserve">. 2021. Clearance of clostridioides difficile colonization is associated with antibiotic-specific bacterial changes. mSphere </w:t>
      </w:r>
      <w:r>
        <w:rPr>
          <w:b/>
        </w:rPr>
        <w:t>6</w:t>
      </w:r>
      <w:r>
        <w:t>. doi:</w:t>
      </w:r>
      <w:hyperlink r:id="rId38">
        <w:r>
          <w:rPr>
            <w:rStyle w:val="Hyperlink"/>
          </w:rPr>
          <w:t>10.1128/msphere.01238-20</w:t>
        </w:r>
      </w:hyperlink>
      <w:r>
        <w:t>.</w:t>
      </w:r>
    </w:p>
    <w:p w14:paraId="5B1C6E00" w14:textId="77777777" w:rsidR="003106A6" w:rsidRDefault="007E0AFF">
      <w:pPr>
        <w:pStyle w:val="Bibliography"/>
      </w:pPr>
      <w:bookmarkStart w:id="189" w:name="ref-Staley2016"/>
      <w:bookmarkEnd w:id="188"/>
      <w:r>
        <w:t xml:space="preserve">27. </w:t>
      </w:r>
      <w:r>
        <w:rPr>
          <w:b/>
        </w:rPr>
        <w:t>Staley C</w:t>
      </w:r>
      <w:r>
        <w:t xml:space="preserve">, </w:t>
      </w:r>
      <w:r>
        <w:rPr>
          <w:b/>
        </w:rPr>
        <w:t>Weingarden AR</w:t>
      </w:r>
      <w:r>
        <w:t xml:space="preserve">, </w:t>
      </w:r>
      <w:r>
        <w:rPr>
          <w:b/>
        </w:rPr>
        <w:t>Khoruts A</w:t>
      </w:r>
      <w:r>
        <w:t xml:space="preserve">, </w:t>
      </w:r>
      <w:r>
        <w:rPr>
          <w:b/>
        </w:rPr>
        <w:t>Sadowsky MJ</w:t>
      </w:r>
      <w:r>
        <w:t xml:space="preserve">. 2016. Interaction of gut microbiota with bile acid metabolism and its influence on disease states. Applied Microbiology and Biotechnology </w:t>
      </w:r>
      <w:r>
        <w:rPr>
          <w:b/>
        </w:rPr>
        <w:t>101</w:t>
      </w:r>
      <w:r>
        <w:t>:47–64. doi:</w:t>
      </w:r>
      <w:hyperlink r:id="rId39">
        <w:r>
          <w:rPr>
            <w:rStyle w:val="Hyperlink"/>
          </w:rPr>
          <w:t>10.1007/s00253-016-8006-6</w:t>
        </w:r>
      </w:hyperlink>
      <w:r>
        <w:t>.</w:t>
      </w:r>
    </w:p>
    <w:p w14:paraId="6CB4EE1C" w14:textId="77777777" w:rsidR="003106A6" w:rsidRDefault="007E0AFF">
      <w:pPr>
        <w:pStyle w:val="Bibliography"/>
      </w:pPr>
      <w:bookmarkStart w:id="190" w:name="ref-Long2017"/>
      <w:bookmarkEnd w:id="189"/>
      <w:r>
        <w:t xml:space="preserve">28. </w:t>
      </w:r>
      <w:r>
        <w:rPr>
          <w:b/>
        </w:rPr>
        <w:t>Long SL</w:t>
      </w:r>
      <w:r>
        <w:t xml:space="preserve">, </w:t>
      </w:r>
      <w:r>
        <w:rPr>
          <w:b/>
        </w:rPr>
        <w:t>Gahan CGM</w:t>
      </w:r>
      <w:r>
        <w:t xml:space="preserve">, </w:t>
      </w:r>
      <w:r>
        <w:rPr>
          <w:b/>
        </w:rPr>
        <w:t>Joyce SA</w:t>
      </w:r>
      <w:r>
        <w:t xml:space="preserve">. 2017. Interactions between gut bacteria and bile in health and disease. Molecular Aspects of Medicine </w:t>
      </w:r>
      <w:r>
        <w:rPr>
          <w:b/>
        </w:rPr>
        <w:t>56</w:t>
      </w:r>
      <w:r>
        <w:t>:54–65. doi:</w:t>
      </w:r>
      <w:hyperlink r:id="rId40">
        <w:r>
          <w:rPr>
            <w:rStyle w:val="Hyperlink"/>
          </w:rPr>
          <w:t>10.1016/j.mam.2017.06.002</w:t>
        </w:r>
      </w:hyperlink>
      <w:r>
        <w:t>.</w:t>
      </w:r>
    </w:p>
    <w:p w14:paraId="741F8887" w14:textId="77777777" w:rsidR="003106A6" w:rsidRDefault="007E0AFF">
      <w:pPr>
        <w:pStyle w:val="Bibliography"/>
      </w:pPr>
      <w:bookmarkStart w:id="191" w:name="ref-Sorg2010"/>
      <w:bookmarkEnd w:id="190"/>
      <w:r>
        <w:t xml:space="preserve">29. </w:t>
      </w:r>
      <w:r>
        <w:rPr>
          <w:b/>
        </w:rPr>
        <w:t>Sorg JA</w:t>
      </w:r>
      <w:r>
        <w:t xml:space="preserve">, </w:t>
      </w:r>
      <w:r>
        <w:rPr>
          <w:b/>
        </w:rPr>
        <w:t>Sonenshein AL</w:t>
      </w:r>
      <w:r>
        <w:t xml:space="preserve">. 2010. Inhibiting the initiation of clostridium difficile spore germination using analogs of chenodeoxycholic acid, a bile acid. Journal of Bacteriology </w:t>
      </w:r>
      <w:r>
        <w:rPr>
          <w:b/>
        </w:rPr>
        <w:t>192</w:t>
      </w:r>
      <w:r>
        <w:t>:4983–4990. doi:</w:t>
      </w:r>
      <w:hyperlink r:id="rId41">
        <w:r>
          <w:rPr>
            <w:rStyle w:val="Hyperlink"/>
          </w:rPr>
          <w:t>10.1128/jb.00610-10</w:t>
        </w:r>
      </w:hyperlink>
      <w:r>
        <w:t>.</w:t>
      </w:r>
    </w:p>
    <w:p w14:paraId="78C593A8" w14:textId="77777777" w:rsidR="003106A6" w:rsidRDefault="007E0AFF">
      <w:pPr>
        <w:pStyle w:val="Bibliography"/>
      </w:pPr>
      <w:bookmarkStart w:id="192" w:name="ref-Dubois2019"/>
      <w:bookmarkEnd w:id="191"/>
      <w:r>
        <w:t xml:space="preserve">30. </w:t>
      </w:r>
      <w:r>
        <w:rPr>
          <w:b/>
        </w:rPr>
        <w:t>Dubois T</w:t>
      </w:r>
      <w:r>
        <w:t xml:space="preserve">, </w:t>
      </w:r>
      <w:r>
        <w:rPr>
          <w:b/>
        </w:rPr>
        <w:t>Tremblay YDN</w:t>
      </w:r>
      <w:r>
        <w:t xml:space="preserve">, </w:t>
      </w:r>
      <w:r>
        <w:rPr>
          <w:b/>
        </w:rPr>
        <w:t>Hamiot A</w:t>
      </w:r>
      <w:r>
        <w:t xml:space="preserve">, </w:t>
      </w:r>
      <w:r>
        <w:rPr>
          <w:b/>
        </w:rPr>
        <w:t>Martin-Verstraete I</w:t>
      </w:r>
      <w:r>
        <w:t xml:space="preserve">, </w:t>
      </w:r>
      <w:r>
        <w:rPr>
          <w:b/>
        </w:rPr>
        <w:t>Deschamps J</w:t>
      </w:r>
      <w:r>
        <w:t xml:space="preserve">, </w:t>
      </w:r>
      <w:r>
        <w:rPr>
          <w:b/>
        </w:rPr>
        <w:t>Monot M</w:t>
      </w:r>
      <w:r>
        <w:t xml:space="preserve">, </w:t>
      </w:r>
      <w:r>
        <w:rPr>
          <w:b/>
        </w:rPr>
        <w:t>Briandet R</w:t>
      </w:r>
      <w:r>
        <w:t xml:space="preserve">, </w:t>
      </w:r>
      <w:r>
        <w:rPr>
          <w:b/>
        </w:rPr>
        <w:t>Dupuy B</w:t>
      </w:r>
      <w:r>
        <w:t xml:space="preserve">. 2019. A microbiota-generated bile salt induces biofilm formation in clostridium difficile. npj Biofilms and Microbiomes </w:t>
      </w:r>
      <w:r>
        <w:rPr>
          <w:b/>
        </w:rPr>
        <w:t>5</w:t>
      </w:r>
      <w:r>
        <w:t>. doi:</w:t>
      </w:r>
      <w:hyperlink r:id="rId42">
        <w:r>
          <w:rPr>
            <w:rStyle w:val="Hyperlink"/>
          </w:rPr>
          <w:t>10.1038/s41522-019-0087-4</w:t>
        </w:r>
      </w:hyperlink>
      <w:r>
        <w:t>.</w:t>
      </w:r>
    </w:p>
    <w:p w14:paraId="4EBE9488" w14:textId="77777777" w:rsidR="003106A6" w:rsidRDefault="007E0AFF">
      <w:pPr>
        <w:pStyle w:val="Bibliography"/>
      </w:pPr>
      <w:bookmarkStart w:id="193" w:name="ref-Ng2013"/>
      <w:bookmarkEnd w:id="192"/>
      <w:r>
        <w:t xml:space="preserve">31. </w:t>
      </w:r>
      <w:r>
        <w:rPr>
          <w:b/>
        </w:rPr>
        <w:t>Ng KM</w:t>
      </w:r>
      <w:r>
        <w:t xml:space="preserve">, </w:t>
      </w:r>
      <w:r>
        <w:rPr>
          <w:b/>
        </w:rPr>
        <w:t>Ferreyra JA</w:t>
      </w:r>
      <w:r>
        <w:t xml:space="preserve">, </w:t>
      </w:r>
      <w:r>
        <w:rPr>
          <w:b/>
        </w:rPr>
        <w:t>Higginbottom SK</w:t>
      </w:r>
      <w:r>
        <w:t xml:space="preserve">, </w:t>
      </w:r>
      <w:r>
        <w:rPr>
          <w:b/>
        </w:rPr>
        <w:t>Lynch JB</w:t>
      </w:r>
      <w:r>
        <w:t xml:space="preserve">, </w:t>
      </w:r>
      <w:r>
        <w:rPr>
          <w:b/>
        </w:rPr>
        <w:t>Kashyap PC</w:t>
      </w:r>
      <w:r>
        <w:t xml:space="preserve">, </w:t>
      </w:r>
      <w:r>
        <w:rPr>
          <w:b/>
        </w:rPr>
        <w:t>Gopinath S</w:t>
      </w:r>
      <w:r>
        <w:t xml:space="preserve">, </w:t>
      </w:r>
      <w:r>
        <w:rPr>
          <w:b/>
        </w:rPr>
        <w:t>Naidu N</w:t>
      </w:r>
      <w:r>
        <w:t xml:space="preserve">, </w:t>
      </w:r>
      <w:r>
        <w:rPr>
          <w:b/>
        </w:rPr>
        <w:t>Choudhury B</w:t>
      </w:r>
      <w:r>
        <w:t xml:space="preserve">, </w:t>
      </w:r>
      <w:r>
        <w:rPr>
          <w:b/>
        </w:rPr>
        <w:t>Weimer BC</w:t>
      </w:r>
      <w:r>
        <w:t xml:space="preserve">, </w:t>
      </w:r>
      <w:r>
        <w:rPr>
          <w:b/>
        </w:rPr>
        <w:t>Monack DM</w:t>
      </w:r>
      <w:r>
        <w:t xml:space="preserve">, </w:t>
      </w:r>
      <w:r>
        <w:rPr>
          <w:b/>
        </w:rPr>
        <w:t>Sonnenburg JL</w:t>
      </w:r>
      <w:r>
        <w:t xml:space="preserve">. 2013. Microbiota-liberated host sugars facilitate post-antibiotic expansion of enteric pathogens. Nature </w:t>
      </w:r>
      <w:r>
        <w:rPr>
          <w:b/>
        </w:rPr>
        <w:t>502</w:t>
      </w:r>
      <w:r>
        <w:t>:96–99. doi:</w:t>
      </w:r>
      <w:hyperlink r:id="rId43">
        <w:r>
          <w:rPr>
            <w:rStyle w:val="Hyperlink"/>
          </w:rPr>
          <w:t>10.1038/nature12503</w:t>
        </w:r>
      </w:hyperlink>
      <w:r>
        <w:t>.</w:t>
      </w:r>
    </w:p>
    <w:p w14:paraId="00551308" w14:textId="77777777" w:rsidR="003106A6" w:rsidRDefault="007E0AFF">
      <w:pPr>
        <w:pStyle w:val="Bibliography"/>
      </w:pPr>
      <w:bookmarkStart w:id="194" w:name="ref-Ferreyra2014"/>
      <w:bookmarkEnd w:id="193"/>
      <w:r>
        <w:lastRenderedPageBreak/>
        <w:t xml:space="preserve">32. </w:t>
      </w:r>
      <w:r>
        <w:rPr>
          <w:b/>
        </w:rPr>
        <w:t>Ferreyra JA</w:t>
      </w:r>
      <w:r>
        <w:t xml:space="preserve">, </w:t>
      </w:r>
      <w:r>
        <w:rPr>
          <w:b/>
        </w:rPr>
        <w:t>Wu KJ</w:t>
      </w:r>
      <w:r>
        <w:t xml:space="preserve">, </w:t>
      </w:r>
      <w:r>
        <w:rPr>
          <w:b/>
        </w:rPr>
        <w:t>Hryckowian AJ</w:t>
      </w:r>
      <w:r>
        <w:t xml:space="preserve">, </w:t>
      </w:r>
      <w:r>
        <w:rPr>
          <w:b/>
        </w:rPr>
        <w:t>Bouley DM</w:t>
      </w:r>
      <w:r>
        <w:t xml:space="preserve">, </w:t>
      </w:r>
      <w:r>
        <w:rPr>
          <w:b/>
        </w:rPr>
        <w:t>Weimer BC</w:t>
      </w:r>
      <w:r>
        <w:t xml:space="preserve">, </w:t>
      </w:r>
      <w:r>
        <w:rPr>
          <w:b/>
        </w:rPr>
        <w:t>Sonnenburg JL</w:t>
      </w:r>
      <w:r>
        <w:t xml:space="preserve">. 2014. Gut microbiota-produced succinate promotes c. difficile infection after antibiotic treatment or motility disturbance. Cell Host &amp; Microbe </w:t>
      </w:r>
      <w:r>
        <w:rPr>
          <w:b/>
        </w:rPr>
        <w:t>16</w:t>
      </w:r>
      <w:r>
        <w:t>:770–777. doi:</w:t>
      </w:r>
      <w:hyperlink r:id="rId44">
        <w:r>
          <w:rPr>
            <w:rStyle w:val="Hyperlink"/>
          </w:rPr>
          <w:t>10.1016/j.chom.2014.11.003</w:t>
        </w:r>
      </w:hyperlink>
      <w:r>
        <w:t>.</w:t>
      </w:r>
    </w:p>
    <w:p w14:paraId="5AC7C36A" w14:textId="77777777" w:rsidR="003106A6" w:rsidRDefault="007E0AFF">
      <w:pPr>
        <w:pStyle w:val="Bibliography"/>
      </w:pPr>
      <w:bookmarkStart w:id="195" w:name="ref-MartinVerstraete2016"/>
      <w:bookmarkEnd w:id="194"/>
      <w:r>
        <w:t xml:space="preserve">33. </w:t>
      </w:r>
      <w:r>
        <w:rPr>
          <w:b/>
        </w:rPr>
        <w:t>Martin-Verstraete I</w:t>
      </w:r>
      <w:r>
        <w:t xml:space="preserve">, </w:t>
      </w:r>
      <w:r>
        <w:rPr>
          <w:b/>
        </w:rPr>
        <w:t>Peltier J</w:t>
      </w:r>
      <w:r>
        <w:t xml:space="preserve">, </w:t>
      </w:r>
      <w:r>
        <w:rPr>
          <w:b/>
        </w:rPr>
        <w:t>Dupuy B</w:t>
      </w:r>
      <w:r>
        <w:t xml:space="preserve">. 2016. The regulatory networks that control clostridium difficile toxin synthesis. Toxins </w:t>
      </w:r>
      <w:r>
        <w:rPr>
          <w:b/>
        </w:rPr>
        <w:t>8</w:t>
      </w:r>
      <w:r>
        <w:t>:153. doi:</w:t>
      </w:r>
      <w:hyperlink r:id="rId45">
        <w:r>
          <w:rPr>
            <w:rStyle w:val="Hyperlink"/>
          </w:rPr>
          <w:t>10.3390/toxins8050153</w:t>
        </w:r>
      </w:hyperlink>
      <w:r>
        <w:t>.</w:t>
      </w:r>
    </w:p>
    <w:p w14:paraId="3CA0AB7A" w14:textId="77777777" w:rsidR="003106A6" w:rsidRDefault="007E0AFF">
      <w:pPr>
        <w:pStyle w:val="Bibliography"/>
      </w:pPr>
      <w:bookmarkStart w:id="196" w:name="ref-Collins2015"/>
      <w:bookmarkEnd w:id="195"/>
      <w:r>
        <w:t xml:space="preserve">34. </w:t>
      </w:r>
      <w:r>
        <w:rPr>
          <w:b/>
        </w:rPr>
        <w:t>Collins J</w:t>
      </w:r>
      <w:r>
        <w:t xml:space="preserve">, </w:t>
      </w:r>
      <w:r>
        <w:rPr>
          <w:b/>
        </w:rPr>
        <w:t>Auchtung JM</w:t>
      </w:r>
      <w:r>
        <w:t xml:space="preserve">, </w:t>
      </w:r>
      <w:r>
        <w:rPr>
          <w:b/>
        </w:rPr>
        <w:t>Schaefer L</w:t>
      </w:r>
      <w:r>
        <w:t xml:space="preserve">, </w:t>
      </w:r>
      <w:r>
        <w:rPr>
          <w:b/>
        </w:rPr>
        <w:t>Eaton KA</w:t>
      </w:r>
      <w:r>
        <w:t xml:space="preserve">, </w:t>
      </w:r>
      <w:r>
        <w:rPr>
          <w:b/>
        </w:rPr>
        <w:t>Britton RA</w:t>
      </w:r>
      <w:r>
        <w:t xml:space="preserve">. 2015. Humanized microbiota mice as a model of recurrent clostridium difficile disease. Microbiome </w:t>
      </w:r>
      <w:r>
        <w:rPr>
          <w:b/>
        </w:rPr>
        <w:t>3</w:t>
      </w:r>
      <w:r>
        <w:t>. doi:</w:t>
      </w:r>
      <w:hyperlink r:id="rId46">
        <w:r>
          <w:rPr>
            <w:rStyle w:val="Hyperlink"/>
          </w:rPr>
          <w:t>10.1186/s40168-015-0097-2</w:t>
        </w:r>
      </w:hyperlink>
      <w:r>
        <w:t>.</w:t>
      </w:r>
    </w:p>
    <w:p w14:paraId="7ADF33BE" w14:textId="77777777" w:rsidR="003106A6" w:rsidRDefault="007E0AFF">
      <w:pPr>
        <w:pStyle w:val="Bibliography"/>
      </w:pPr>
      <w:bookmarkStart w:id="197" w:name="ref-Lawley2012"/>
      <w:bookmarkEnd w:id="196"/>
      <w:r>
        <w:t xml:space="preserve">35. </w:t>
      </w:r>
      <w:r>
        <w:rPr>
          <w:b/>
        </w:rPr>
        <w:t>Lawley TD</w:t>
      </w:r>
      <w:r>
        <w:t xml:space="preserve">, </w:t>
      </w:r>
      <w:r>
        <w:rPr>
          <w:b/>
        </w:rPr>
        <w:t>Clare S</w:t>
      </w:r>
      <w:r>
        <w:t xml:space="preserve">, </w:t>
      </w:r>
      <w:r>
        <w:rPr>
          <w:b/>
        </w:rPr>
        <w:t>Walker AW</w:t>
      </w:r>
      <w:r>
        <w:t xml:space="preserve">, </w:t>
      </w:r>
      <w:r>
        <w:rPr>
          <w:b/>
        </w:rPr>
        <w:t>Stares MD</w:t>
      </w:r>
      <w:r>
        <w:t xml:space="preserve">, </w:t>
      </w:r>
      <w:r>
        <w:rPr>
          <w:b/>
        </w:rPr>
        <w:t>Connor TR</w:t>
      </w:r>
      <w:r>
        <w:t xml:space="preserve">, </w:t>
      </w:r>
      <w:r>
        <w:rPr>
          <w:b/>
        </w:rPr>
        <w:t>Raisen C</w:t>
      </w:r>
      <w:r>
        <w:t xml:space="preserve">, </w:t>
      </w:r>
      <w:r>
        <w:rPr>
          <w:b/>
        </w:rPr>
        <w:t>Goulding D</w:t>
      </w:r>
      <w:r>
        <w:t xml:space="preserve">, </w:t>
      </w:r>
      <w:r>
        <w:rPr>
          <w:b/>
        </w:rPr>
        <w:t>Rad R</w:t>
      </w:r>
      <w:r>
        <w:t xml:space="preserve">, </w:t>
      </w:r>
      <w:r>
        <w:rPr>
          <w:b/>
        </w:rPr>
        <w:t>Schreiber F</w:t>
      </w:r>
      <w:r>
        <w:t xml:space="preserve">, </w:t>
      </w:r>
      <w:r>
        <w:rPr>
          <w:b/>
        </w:rPr>
        <w:t>Brandt C</w:t>
      </w:r>
      <w:r>
        <w:t xml:space="preserve">, </w:t>
      </w:r>
      <w:r>
        <w:rPr>
          <w:b/>
        </w:rPr>
        <w:t>Deakin LJ</w:t>
      </w:r>
      <w:r>
        <w:t xml:space="preserve">, </w:t>
      </w:r>
      <w:r>
        <w:rPr>
          <w:b/>
        </w:rPr>
        <w:t>Pickard DJ</w:t>
      </w:r>
      <w:r>
        <w:t xml:space="preserve">, </w:t>
      </w:r>
      <w:r>
        <w:rPr>
          <w:b/>
        </w:rPr>
        <w:t>Duncan SH</w:t>
      </w:r>
      <w:r>
        <w:t xml:space="preserve">, </w:t>
      </w:r>
      <w:r>
        <w:rPr>
          <w:b/>
        </w:rPr>
        <w:t>Flint HJ</w:t>
      </w:r>
      <w:r>
        <w:t xml:space="preserve">, </w:t>
      </w:r>
      <w:r>
        <w:rPr>
          <w:b/>
        </w:rPr>
        <w:t>Clark TG</w:t>
      </w:r>
      <w:r>
        <w:t xml:space="preserve">, </w:t>
      </w:r>
      <w:r>
        <w:rPr>
          <w:b/>
        </w:rPr>
        <w:t>Parkhill J</w:t>
      </w:r>
      <w:r>
        <w:t xml:space="preserve">, </w:t>
      </w:r>
      <w:r>
        <w:rPr>
          <w:b/>
        </w:rPr>
        <w:t>Dougan G</w:t>
      </w:r>
      <w:r>
        <w:t xml:space="preserve">. 2012. Targeted restoration of the intestinal microbiota with a simple, defined bacteriotherapy resolves relapsing clostridium difficile disease in mice. PLoS Pathogens </w:t>
      </w:r>
      <w:r>
        <w:rPr>
          <w:b/>
        </w:rPr>
        <w:t>8</w:t>
      </w:r>
      <w:r>
        <w:t>:e1002995. doi:</w:t>
      </w:r>
      <w:hyperlink r:id="rId47">
        <w:r>
          <w:rPr>
            <w:rStyle w:val="Hyperlink"/>
          </w:rPr>
          <w:t>10.1371/journal.ppat.1002995</w:t>
        </w:r>
      </w:hyperlink>
      <w:r>
        <w:t>.</w:t>
      </w:r>
    </w:p>
    <w:p w14:paraId="5FD10AB7" w14:textId="77777777" w:rsidR="003106A6" w:rsidRDefault="007E0AFF">
      <w:pPr>
        <w:pStyle w:val="Bibliography"/>
      </w:pPr>
      <w:bookmarkStart w:id="198" w:name="ref-Reeves2011"/>
      <w:bookmarkEnd w:id="197"/>
      <w:r>
        <w:t xml:space="preserve">36. </w:t>
      </w:r>
      <w:r>
        <w:rPr>
          <w:b/>
        </w:rPr>
        <w:t>Reeves AE</w:t>
      </w:r>
      <w:r>
        <w:t xml:space="preserve">, </w:t>
      </w:r>
      <w:r>
        <w:rPr>
          <w:b/>
        </w:rPr>
        <w:t>Theriot CM</w:t>
      </w:r>
      <w:r>
        <w:t xml:space="preserve">, </w:t>
      </w:r>
      <w:r>
        <w:rPr>
          <w:b/>
        </w:rPr>
        <w:t>Bergin IL</w:t>
      </w:r>
      <w:r>
        <w:t xml:space="preserve">, </w:t>
      </w:r>
      <w:r>
        <w:rPr>
          <w:b/>
        </w:rPr>
        <w:t>Huffnagle GB</w:t>
      </w:r>
      <w:r>
        <w:t xml:space="preserve">, </w:t>
      </w:r>
      <w:r>
        <w:rPr>
          <w:b/>
        </w:rPr>
        <w:t>Schloss PD</w:t>
      </w:r>
      <w:r>
        <w:t xml:space="preserve">, </w:t>
      </w:r>
      <w:r>
        <w:rPr>
          <w:b/>
        </w:rPr>
        <w:t>Young VB</w:t>
      </w:r>
      <w:r>
        <w:t xml:space="preserve">. 2011. The interplay between microbiome dynamics and pathogen dynamics in a murine model ofClostridium difficileInfection. Gut Microbes </w:t>
      </w:r>
      <w:r>
        <w:rPr>
          <w:b/>
        </w:rPr>
        <w:t>2</w:t>
      </w:r>
      <w:r>
        <w:t>:145–158. doi:</w:t>
      </w:r>
      <w:hyperlink r:id="rId48">
        <w:r>
          <w:rPr>
            <w:rStyle w:val="Hyperlink"/>
          </w:rPr>
          <w:t>10.4161/gmic.2.3.16333</w:t>
        </w:r>
      </w:hyperlink>
      <w:r>
        <w:t>.</w:t>
      </w:r>
    </w:p>
    <w:p w14:paraId="7194F0B5" w14:textId="77777777" w:rsidR="003106A6" w:rsidRDefault="007E0AFF">
      <w:pPr>
        <w:pStyle w:val="Bibliography"/>
      </w:pPr>
      <w:bookmarkStart w:id="199" w:name="ref-Mabrok2011"/>
      <w:bookmarkEnd w:id="198"/>
      <w:r>
        <w:t xml:space="preserve">37. </w:t>
      </w:r>
      <w:r>
        <w:rPr>
          <w:b/>
        </w:rPr>
        <w:t>Mabrok HB</w:t>
      </w:r>
      <w:r>
        <w:t xml:space="preserve">, </w:t>
      </w:r>
      <w:r>
        <w:rPr>
          <w:b/>
        </w:rPr>
        <w:t>Klopfleisch R</w:t>
      </w:r>
      <w:r>
        <w:t xml:space="preserve">, </w:t>
      </w:r>
      <w:r>
        <w:rPr>
          <w:b/>
        </w:rPr>
        <w:t>Ghanem KZ</w:t>
      </w:r>
      <w:r>
        <w:t xml:space="preserve">, </w:t>
      </w:r>
      <w:r>
        <w:rPr>
          <w:b/>
        </w:rPr>
        <w:t>Clavel T</w:t>
      </w:r>
      <w:r>
        <w:t xml:space="preserve">, </w:t>
      </w:r>
      <w:r>
        <w:rPr>
          <w:b/>
        </w:rPr>
        <w:t>Blaut M</w:t>
      </w:r>
      <w:r>
        <w:t xml:space="preserve">, </w:t>
      </w:r>
      <w:r>
        <w:rPr>
          <w:b/>
        </w:rPr>
        <w:t>Loh G</w:t>
      </w:r>
      <w:r>
        <w:t xml:space="preserve">. 2011. Lignan transformation by gut bacteria lowers tumor burden in a gnotobiotic rat model of breast cancer. Carcinogenesis </w:t>
      </w:r>
      <w:r>
        <w:rPr>
          <w:b/>
        </w:rPr>
        <w:t>33</w:t>
      </w:r>
      <w:r>
        <w:t>:203–208. doi:</w:t>
      </w:r>
      <w:hyperlink r:id="rId49">
        <w:r>
          <w:rPr>
            <w:rStyle w:val="Hyperlink"/>
          </w:rPr>
          <w:t>10.1093/carcin/bgr256</w:t>
        </w:r>
      </w:hyperlink>
      <w:r>
        <w:t>.</w:t>
      </w:r>
    </w:p>
    <w:p w14:paraId="79E354F9" w14:textId="77777777" w:rsidR="003106A6" w:rsidRDefault="007E0AFF">
      <w:pPr>
        <w:pStyle w:val="Bibliography"/>
      </w:pPr>
      <w:bookmarkStart w:id="200" w:name="ref-Kim2019"/>
      <w:bookmarkEnd w:id="199"/>
      <w:r>
        <w:t xml:space="preserve">38. </w:t>
      </w:r>
      <w:r>
        <w:rPr>
          <w:b/>
        </w:rPr>
        <w:t>Kim CC</w:t>
      </w:r>
      <w:r>
        <w:t xml:space="preserve">, </w:t>
      </w:r>
      <w:r>
        <w:rPr>
          <w:b/>
        </w:rPr>
        <w:t>Healey GR</w:t>
      </w:r>
      <w:r>
        <w:t xml:space="preserve">, </w:t>
      </w:r>
      <w:r>
        <w:rPr>
          <w:b/>
        </w:rPr>
        <w:t>Kelly WJ</w:t>
      </w:r>
      <w:r>
        <w:t xml:space="preserve">, </w:t>
      </w:r>
      <w:r>
        <w:rPr>
          <w:b/>
        </w:rPr>
        <w:t>Patchett ML</w:t>
      </w:r>
      <w:r>
        <w:t xml:space="preserve">, </w:t>
      </w:r>
      <w:r>
        <w:rPr>
          <w:b/>
        </w:rPr>
        <w:t>Jordens Z</w:t>
      </w:r>
      <w:r>
        <w:t xml:space="preserve">, </w:t>
      </w:r>
      <w:r>
        <w:rPr>
          <w:b/>
        </w:rPr>
        <w:t>Tannock GW</w:t>
      </w:r>
      <w:r>
        <w:t xml:space="preserve">, </w:t>
      </w:r>
      <w:r>
        <w:rPr>
          <w:b/>
        </w:rPr>
        <w:t>Sims IM</w:t>
      </w:r>
      <w:r>
        <w:t xml:space="preserve">, </w:t>
      </w:r>
      <w:r>
        <w:rPr>
          <w:b/>
        </w:rPr>
        <w:t>Bell TJ</w:t>
      </w:r>
      <w:r>
        <w:t xml:space="preserve">, </w:t>
      </w:r>
      <w:r>
        <w:rPr>
          <w:b/>
        </w:rPr>
        <w:t>Hedderley D</w:t>
      </w:r>
      <w:r>
        <w:t xml:space="preserve">, </w:t>
      </w:r>
      <w:r>
        <w:rPr>
          <w:b/>
        </w:rPr>
        <w:t>Henrissat B</w:t>
      </w:r>
      <w:r>
        <w:t xml:space="preserve">, </w:t>
      </w:r>
      <w:r>
        <w:rPr>
          <w:b/>
        </w:rPr>
        <w:t>Rosendale DI</w:t>
      </w:r>
      <w:r>
        <w:t xml:space="preserve">. 2019. Genomic insights from monoglobus pectinilyticus: A pectin-degrading specialist bacterium in the human colon. The ISME Journal </w:t>
      </w:r>
      <w:r>
        <w:rPr>
          <w:b/>
        </w:rPr>
        <w:t>13</w:t>
      </w:r>
      <w:r>
        <w:t>:1437–1456. doi:</w:t>
      </w:r>
      <w:hyperlink r:id="rId50">
        <w:r>
          <w:rPr>
            <w:rStyle w:val="Hyperlink"/>
          </w:rPr>
          <w:t>10.1038/s41396-019-0363-6</w:t>
        </w:r>
      </w:hyperlink>
      <w:r>
        <w:t>.</w:t>
      </w:r>
    </w:p>
    <w:p w14:paraId="213FD32A" w14:textId="77777777" w:rsidR="003106A6" w:rsidRDefault="007E0AFF">
      <w:pPr>
        <w:pStyle w:val="Bibliography"/>
      </w:pPr>
      <w:bookmarkStart w:id="201" w:name="ref-doPrado2021"/>
      <w:bookmarkEnd w:id="200"/>
      <w:r>
        <w:t xml:space="preserve">39. </w:t>
      </w:r>
      <w:r>
        <w:rPr>
          <w:b/>
        </w:rPr>
        <w:t>Prado SBR do</w:t>
      </w:r>
      <w:r>
        <w:t xml:space="preserve">, </w:t>
      </w:r>
      <w:r>
        <w:rPr>
          <w:b/>
        </w:rPr>
        <w:t>Minguzzi BT</w:t>
      </w:r>
      <w:r>
        <w:t xml:space="preserve">, </w:t>
      </w:r>
      <w:r>
        <w:rPr>
          <w:b/>
        </w:rPr>
        <w:t>Hoffmann C</w:t>
      </w:r>
      <w:r>
        <w:t xml:space="preserve">, </w:t>
      </w:r>
      <w:r>
        <w:rPr>
          <w:b/>
        </w:rPr>
        <w:t>Fabi JP</w:t>
      </w:r>
      <w:r>
        <w:t xml:space="preserve">. 2021. Modulation of human gut microbiota by dietary fibers from unripe and ripe papayas: Distinct polysaccharide degradation using a colonic in vitro fermentation model. Food Chemistry </w:t>
      </w:r>
      <w:r>
        <w:rPr>
          <w:b/>
        </w:rPr>
        <w:t>348</w:t>
      </w:r>
      <w:r>
        <w:t>:129071. doi:</w:t>
      </w:r>
      <w:hyperlink r:id="rId51">
        <w:r>
          <w:rPr>
            <w:rStyle w:val="Hyperlink"/>
          </w:rPr>
          <w:t>10.1016/j.foodchem.2021.129071</w:t>
        </w:r>
      </w:hyperlink>
      <w:r>
        <w:t>.</w:t>
      </w:r>
    </w:p>
    <w:p w14:paraId="2894ABBB" w14:textId="77777777" w:rsidR="003106A6" w:rsidRDefault="007E0AFF">
      <w:pPr>
        <w:pStyle w:val="Bibliography"/>
      </w:pPr>
      <w:bookmarkStart w:id="202" w:name="ref-Muthuramalingam2019"/>
      <w:bookmarkEnd w:id="201"/>
      <w:r>
        <w:t xml:space="preserve">40. </w:t>
      </w:r>
      <w:r>
        <w:rPr>
          <w:b/>
        </w:rPr>
        <w:t>Muthuramalingam K</w:t>
      </w:r>
      <w:r>
        <w:t xml:space="preserve">, </w:t>
      </w:r>
      <w:r>
        <w:rPr>
          <w:b/>
        </w:rPr>
        <w:t>Singh V</w:t>
      </w:r>
      <w:r>
        <w:t xml:space="preserve">, </w:t>
      </w:r>
      <w:r>
        <w:rPr>
          <w:b/>
        </w:rPr>
        <w:t>Choi C</w:t>
      </w:r>
      <w:r>
        <w:t xml:space="preserve">, </w:t>
      </w:r>
      <w:r>
        <w:rPr>
          <w:b/>
        </w:rPr>
        <w:t>Choi SI</w:t>
      </w:r>
      <w:r>
        <w:t xml:space="preserve">, </w:t>
      </w:r>
      <w:r>
        <w:rPr>
          <w:b/>
        </w:rPr>
        <w:t>Kim YM</w:t>
      </w:r>
      <w:r>
        <w:t xml:space="preserve">, </w:t>
      </w:r>
      <w:r>
        <w:rPr>
          <w:b/>
        </w:rPr>
        <w:t>Unno T</w:t>
      </w:r>
      <w:r>
        <w:t xml:space="preserve">, </w:t>
      </w:r>
      <w:r>
        <w:rPr>
          <w:b/>
        </w:rPr>
        <w:t>Cho M</w:t>
      </w:r>
      <w:r>
        <w:t>. 2019. Dietary intervention using (1, 3)/(1, 6)-</w:t>
      </w:r>
      <m:oMath>
        <m:r>
          <w:rPr>
            <w:rFonts w:ascii="Cambria Math" w:hAnsi="Cambria Math"/>
          </w:rPr>
          <m:t>β</m:t>
        </m:r>
      </m:oMath>
      <w:r>
        <w:t xml:space="preserve">-glucan, a fungus-derived soluble prebiotic ameliorates high-fat diet-induced metabolic distress and alters beneficially the gut microbiota in mice model. European Journal of Nutrition </w:t>
      </w:r>
      <w:r>
        <w:rPr>
          <w:b/>
        </w:rPr>
        <w:t>59</w:t>
      </w:r>
      <w:r>
        <w:t>:2617–2629. doi:</w:t>
      </w:r>
      <w:hyperlink r:id="rId52">
        <w:r>
          <w:rPr>
            <w:rStyle w:val="Hyperlink"/>
          </w:rPr>
          <w:t>10.1007/s00394-019-02110-5</w:t>
        </w:r>
      </w:hyperlink>
      <w:r>
        <w:t>.</w:t>
      </w:r>
    </w:p>
    <w:p w14:paraId="6A8CE49F" w14:textId="77777777" w:rsidR="003106A6" w:rsidRDefault="007E0AFF">
      <w:pPr>
        <w:pStyle w:val="Bibliography"/>
      </w:pPr>
      <w:bookmarkStart w:id="203" w:name="ref-Han2019"/>
      <w:bookmarkEnd w:id="202"/>
      <w:r>
        <w:t xml:space="preserve">41. </w:t>
      </w:r>
      <w:r>
        <w:rPr>
          <w:b/>
        </w:rPr>
        <w:t>Han S-H</w:t>
      </w:r>
      <w:r>
        <w:t xml:space="preserve">, </w:t>
      </w:r>
      <w:r>
        <w:rPr>
          <w:b/>
        </w:rPr>
        <w:t>Yi J</w:t>
      </w:r>
      <w:r>
        <w:t xml:space="preserve">, </w:t>
      </w:r>
      <w:r>
        <w:rPr>
          <w:b/>
        </w:rPr>
        <w:t>Kim J-H</w:t>
      </w:r>
      <w:r>
        <w:t xml:space="preserve">, </w:t>
      </w:r>
      <w:r>
        <w:rPr>
          <w:b/>
        </w:rPr>
        <w:t>Lee S</w:t>
      </w:r>
      <w:r>
        <w:t xml:space="preserve">, </w:t>
      </w:r>
      <w:r>
        <w:rPr>
          <w:b/>
        </w:rPr>
        <w:t>Moon H-W</w:t>
      </w:r>
      <w:r>
        <w:t xml:space="preserve">. 2019. Composition of gut microbiota in patients with toxigenic clostridioides (clostridium) difficile: Comparison between subgroups according to clinical criteria and toxin gene load. PLOS ONE </w:t>
      </w:r>
      <w:r>
        <w:rPr>
          <w:b/>
        </w:rPr>
        <w:t>14</w:t>
      </w:r>
      <w:r>
        <w:t>:e0212626. doi:</w:t>
      </w:r>
      <w:hyperlink r:id="rId53">
        <w:r>
          <w:rPr>
            <w:rStyle w:val="Hyperlink"/>
          </w:rPr>
          <w:t>10.1371/journal.pone.0212626</w:t>
        </w:r>
      </w:hyperlink>
      <w:r>
        <w:t>.</w:t>
      </w:r>
    </w:p>
    <w:p w14:paraId="3A2B90BD" w14:textId="77777777" w:rsidR="003106A6" w:rsidRDefault="007E0AFF">
      <w:pPr>
        <w:pStyle w:val="Bibliography"/>
      </w:pPr>
      <w:bookmarkStart w:id="204" w:name="ref-Duncan2004"/>
      <w:bookmarkEnd w:id="203"/>
      <w:r>
        <w:t xml:space="preserve">42. </w:t>
      </w:r>
      <w:r>
        <w:rPr>
          <w:b/>
        </w:rPr>
        <w:t>Duncan SH</w:t>
      </w:r>
      <w:r>
        <w:t xml:space="preserve">, </w:t>
      </w:r>
      <w:r>
        <w:rPr>
          <w:b/>
        </w:rPr>
        <w:t>Louis P</w:t>
      </w:r>
      <w:r>
        <w:t xml:space="preserve">, </w:t>
      </w:r>
      <w:r>
        <w:rPr>
          <w:b/>
        </w:rPr>
        <w:t>Flint HJ</w:t>
      </w:r>
      <w:r>
        <w:t xml:space="preserve">. 2004. Lactate-utilizing bacteria, isolated from human feces, that produce butyrate as a major fermentation product. Applied and Environmental Microbiology </w:t>
      </w:r>
      <w:r>
        <w:rPr>
          <w:b/>
        </w:rPr>
        <w:t>70</w:t>
      </w:r>
      <w:r>
        <w:t>:5810–5817. doi:</w:t>
      </w:r>
      <w:hyperlink r:id="rId54">
        <w:r>
          <w:rPr>
            <w:rStyle w:val="Hyperlink"/>
          </w:rPr>
          <w:t>10.1128/aem.70.10.5810-5817.2004</w:t>
        </w:r>
      </w:hyperlink>
      <w:r>
        <w:t>.</w:t>
      </w:r>
    </w:p>
    <w:p w14:paraId="345C687F" w14:textId="77777777" w:rsidR="003106A6" w:rsidRDefault="007E0AFF">
      <w:pPr>
        <w:pStyle w:val="Bibliography"/>
      </w:pPr>
      <w:bookmarkStart w:id="205" w:name="ref-Ye2018"/>
      <w:bookmarkEnd w:id="204"/>
      <w:r>
        <w:lastRenderedPageBreak/>
        <w:t xml:space="preserve">43. </w:t>
      </w:r>
      <w:r>
        <w:rPr>
          <w:b/>
        </w:rPr>
        <w:t>Ye J</w:t>
      </w:r>
      <w:r>
        <w:t xml:space="preserve">, </w:t>
      </w:r>
      <w:r>
        <w:rPr>
          <w:b/>
        </w:rPr>
        <w:t>Lv L</w:t>
      </w:r>
      <w:r>
        <w:t xml:space="preserve">, </w:t>
      </w:r>
      <w:r>
        <w:rPr>
          <w:b/>
        </w:rPr>
        <w:t>Wu W</w:t>
      </w:r>
      <w:r>
        <w:t xml:space="preserve">, </w:t>
      </w:r>
      <w:r>
        <w:rPr>
          <w:b/>
        </w:rPr>
        <w:t>Li Y</w:t>
      </w:r>
      <w:r>
        <w:t xml:space="preserve">, </w:t>
      </w:r>
      <w:r>
        <w:rPr>
          <w:b/>
        </w:rPr>
        <w:t>Shi D</w:t>
      </w:r>
      <w:r>
        <w:t xml:space="preserve">, </w:t>
      </w:r>
      <w:r>
        <w:rPr>
          <w:b/>
        </w:rPr>
        <w:t>Fang D</w:t>
      </w:r>
      <w:r>
        <w:t xml:space="preserve">, </w:t>
      </w:r>
      <w:r>
        <w:rPr>
          <w:b/>
        </w:rPr>
        <w:t>Guo F</w:t>
      </w:r>
      <w:r>
        <w:t xml:space="preserve">, </w:t>
      </w:r>
      <w:r>
        <w:rPr>
          <w:b/>
        </w:rPr>
        <w:t>Jiang H</w:t>
      </w:r>
      <w:r>
        <w:t xml:space="preserve">, </w:t>
      </w:r>
      <w:r>
        <w:rPr>
          <w:b/>
        </w:rPr>
        <w:t>Yan R</w:t>
      </w:r>
      <w:r>
        <w:t xml:space="preserve">, </w:t>
      </w:r>
      <w:r>
        <w:rPr>
          <w:b/>
        </w:rPr>
        <w:t>Ye W</w:t>
      </w:r>
      <w:r>
        <w:t xml:space="preserve">, </w:t>
      </w:r>
      <w:r>
        <w:rPr>
          <w:b/>
        </w:rPr>
        <w:t>Li L</w:t>
      </w:r>
      <w:r>
        <w:t xml:space="preserve">. 2018. Butyrate protects mice against methionineCholine-deficient diet-induced non-alcoholic steatohepatitis by improving gut barrier function, attenuating inflammation and reducing endotoxin levels. Frontiers in Microbiology </w:t>
      </w:r>
      <w:r>
        <w:rPr>
          <w:b/>
        </w:rPr>
        <w:t>9</w:t>
      </w:r>
      <w:r>
        <w:t>. doi:</w:t>
      </w:r>
      <w:hyperlink r:id="rId55">
        <w:r>
          <w:rPr>
            <w:rStyle w:val="Hyperlink"/>
          </w:rPr>
          <w:t>10.3389/fmicb.2018.01967</w:t>
        </w:r>
      </w:hyperlink>
      <w:r>
        <w:t>.</w:t>
      </w:r>
    </w:p>
    <w:p w14:paraId="58218EB3" w14:textId="77777777" w:rsidR="003106A6" w:rsidRDefault="007E0AFF">
      <w:pPr>
        <w:pStyle w:val="Bibliography"/>
      </w:pPr>
      <w:bookmarkStart w:id="206" w:name="ref-Walsh2017"/>
      <w:bookmarkEnd w:id="205"/>
      <w:r>
        <w:t xml:space="preserve">44. </w:t>
      </w:r>
      <w:r>
        <w:rPr>
          <w:b/>
        </w:rPr>
        <w:t>Walsh CJ</w:t>
      </w:r>
      <w:r>
        <w:t xml:space="preserve">, </w:t>
      </w:r>
      <w:r>
        <w:rPr>
          <w:b/>
        </w:rPr>
        <w:t>Guinane CM</w:t>
      </w:r>
      <w:r>
        <w:t xml:space="preserve">, </w:t>
      </w:r>
      <w:r>
        <w:rPr>
          <w:b/>
        </w:rPr>
        <w:t>Toole PWO</w:t>
      </w:r>
      <w:r>
        <w:t xml:space="preserve">, </w:t>
      </w:r>
      <w:r>
        <w:rPr>
          <w:b/>
        </w:rPr>
        <w:t>Cotter PD</w:t>
      </w:r>
      <w:r>
        <w:t xml:space="preserve">. 2017. A profile hidden markov model to investigate the distribution and frequency of LanB-encoding lantibiotic modification genes in the human oral and gut microbiome. PeerJ </w:t>
      </w:r>
      <w:r>
        <w:rPr>
          <w:b/>
        </w:rPr>
        <w:t>5</w:t>
      </w:r>
      <w:r>
        <w:t>:e3254. doi:</w:t>
      </w:r>
      <w:hyperlink r:id="rId56">
        <w:r>
          <w:rPr>
            <w:rStyle w:val="Hyperlink"/>
          </w:rPr>
          <w:t>10.7717/peerj.3254</w:t>
        </w:r>
      </w:hyperlink>
      <w:r>
        <w:t>.</w:t>
      </w:r>
    </w:p>
    <w:p w14:paraId="1A6C5C92" w14:textId="77777777" w:rsidR="003106A6" w:rsidRDefault="007E0AFF">
      <w:pPr>
        <w:pStyle w:val="Bibliography"/>
      </w:pPr>
      <w:bookmarkStart w:id="207" w:name="ref-Sandiford2018"/>
      <w:bookmarkEnd w:id="206"/>
      <w:r>
        <w:t xml:space="preserve">45. </w:t>
      </w:r>
      <w:r>
        <w:rPr>
          <w:b/>
        </w:rPr>
        <w:t>Sandiford SK</w:t>
      </w:r>
      <w:r>
        <w:t xml:space="preserve">. 2018. Current developments in lantibiotic discovery for treatingClostridium difficileinfection. Expert Opinion on Drug Discovery </w:t>
      </w:r>
      <w:r>
        <w:rPr>
          <w:b/>
        </w:rPr>
        <w:t>14</w:t>
      </w:r>
      <w:r>
        <w:t>:71–79. doi:</w:t>
      </w:r>
      <w:hyperlink r:id="rId57">
        <w:r>
          <w:rPr>
            <w:rStyle w:val="Hyperlink"/>
          </w:rPr>
          <w:t>10.1080/17460441.2019.1549032</w:t>
        </w:r>
      </w:hyperlink>
      <w:r>
        <w:t>.</w:t>
      </w:r>
    </w:p>
    <w:p w14:paraId="4A2803F6" w14:textId="77777777" w:rsidR="003106A6" w:rsidRDefault="007E0AFF">
      <w:pPr>
        <w:pStyle w:val="Bibliography"/>
      </w:pPr>
      <w:bookmarkStart w:id="208" w:name="ref-Stein2013"/>
      <w:bookmarkEnd w:id="207"/>
      <w:r>
        <w:t xml:space="preserve">46. </w:t>
      </w:r>
      <w:r>
        <w:rPr>
          <w:b/>
        </w:rPr>
        <w:t>Stein RR</w:t>
      </w:r>
      <w:r>
        <w:t xml:space="preserve">, </w:t>
      </w:r>
      <w:r>
        <w:rPr>
          <w:b/>
        </w:rPr>
        <w:t>Bucci V</w:t>
      </w:r>
      <w:r>
        <w:t xml:space="preserve">, </w:t>
      </w:r>
      <w:r>
        <w:rPr>
          <w:b/>
        </w:rPr>
        <w:t>Toussaint NC</w:t>
      </w:r>
      <w:r>
        <w:t xml:space="preserve">, </w:t>
      </w:r>
      <w:r>
        <w:rPr>
          <w:b/>
        </w:rPr>
        <w:t>Buffie CG</w:t>
      </w:r>
      <w:r>
        <w:t xml:space="preserve">, </w:t>
      </w:r>
      <w:r>
        <w:rPr>
          <w:b/>
        </w:rPr>
        <w:t>Rätsch G</w:t>
      </w:r>
      <w:r>
        <w:t xml:space="preserve">, </w:t>
      </w:r>
      <w:r>
        <w:rPr>
          <w:b/>
        </w:rPr>
        <w:t>Pamer EG</w:t>
      </w:r>
      <w:r>
        <w:t xml:space="preserve">, </w:t>
      </w:r>
      <w:r>
        <w:rPr>
          <w:b/>
        </w:rPr>
        <w:t>Sander C</w:t>
      </w:r>
      <w:r>
        <w:t xml:space="preserve">, </w:t>
      </w:r>
      <w:r>
        <w:rPr>
          <w:b/>
        </w:rPr>
        <w:t>Xavier JB</w:t>
      </w:r>
      <w:r>
        <w:t xml:space="preserve">. 2013. Ecological modeling from time-series inference: Insight into dynamics and stability of intestinal microbiota. PLoS Computational Biology </w:t>
      </w:r>
      <w:r>
        <w:rPr>
          <w:b/>
        </w:rPr>
        <w:t>9</w:t>
      </w:r>
      <w:r>
        <w:t>:e1003388. doi:</w:t>
      </w:r>
      <w:hyperlink r:id="rId58">
        <w:r>
          <w:rPr>
            <w:rStyle w:val="Hyperlink"/>
          </w:rPr>
          <w:t>10.1371/journal.pcbi.1003388</w:t>
        </w:r>
      </w:hyperlink>
      <w:r>
        <w:t>.</w:t>
      </w:r>
    </w:p>
    <w:p w14:paraId="7C2CD3AC" w14:textId="77777777" w:rsidR="003106A6" w:rsidRDefault="007E0AFF">
      <w:pPr>
        <w:pStyle w:val="Bibliography"/>
      </w:pPr>
      <w:bookmarkStart w:id="209" w:name="ref-Nakashima2021"/>
      <w:bookmarkEnd w:id="208"/>
      <w:r>
        <w:t xml:space="preserve">47. </w:t>
      </w:r>
      <w:r>
        <w:rPr>
          <w:b/>
        </w:rPr>
        <w:t>Nakashima T</w:t>
      </w:r>
      <w:r>
        <w:t xml:space="preserve">, </w:t>
      </w:r>
      <w:r>
        <w:rPr>
          <w:b/>
        </w:rPr>
        <w:t>Fujii K</w:t>
      </w:r>
      <w:r>
        <w:t xml:space="preserve">, </w:t>
      </w:r>
      <w:r>
        <w:rPr>
          <w:b/>
        </w:rPr>
        <w:t>Seki T</w:t>
      </w:r>
      <w:r>
        <w:t xml:space="preserve">, </w:t>
      </w:r>
      <w:r>
        <w:rPr>
          <w:b/>
        </w:rPr>
        <w:t>Aoyama M</w:t>
      </w:r>
      <w:r>
        <w:t xml:space="preserve">, </w:t>
      </w:r>
      <w:r>
        <w:rPr>
          <w:b/>
        </w:rPr>
        <w:t>Azuma A</w:t>
      </w:r>
      <w:r>
        <w:t xml:space="preserve">, </w:t>
      </w:r>
      <w:r>
        <w:rPr>
          <w:b/>
        </w:rPr>
        <w:t>Kawasome H</w:t>
      </w:r>
      <w:r>
        <w:t>. 2021. Novel gut microbiota modulator, which markedly increases akkermansia muciniphila occupancy, ameliorates experimental colitis in rats. Digestive Diseases and Sciences. doi:</w:t>
      </w:r>
      <w:hyperlink r:id="rId59">
        <w:r>
          <w:rPr>
            <w:rStyle w:val="Hyperlink"/>
          </w:rPr>
          <w:t>10.1007/s10620-021-07131-x</w:t>
        </w:r>
      </w:hyperlink>
      <w:r>
        <w:t>.</w:t>
      </w:r>
    </w:p>
    <w:p w14:paraId="5EC16F7C" w14:textId="77777777" w:rsidR="003106A6" w:rsidRDefault="007E0AFF">
      <w:pPr>
        <w:pStyle w:val="Bibliography"/>
      </w:pPr>
      <w:bookmarkStart w:id="210" w:name="ref-Geerlings2018"/>
      <w:bookmarkEnd w:id="209"/>
      <w:r>
        <w:t xml:space="preserve">48. </w:t>
      </w:r>
      <w:r>
        <w:rPr>
          <w:b/>
        </w:rPr>
        <w:t>Geerlings S</w:t>
      </w:r>
      <w:r>
        <w:t xml:space="preserve">, </w:t>
      </w:r>
      <w:r>
        <w:rPr>
          <w:b/>
        </w:rPr>
        <w:t>Kostopoulos I</w:t>
      </w:r>
      <w:r>
        <w:t xml:space="preserve">, </w:t>
      </w:r>
      <w:r>
        <w:rPr>
          <w:b/>
        </w:rPr>
        <w:t>Vos W de</w:t>
      </w:r>
      <w:r>
        <w:t xml:space="preserve">, </w:t>
      </w:r>
      <w:r>
        <w:rPr>
          <w:b/>
        </w:rPr>
        <w:t>Belzer C</w:t>
      </w:r>
      <w:r>
        <w:t xml:space="preserve">. 2018. Akkermansia muciniphila in the human gastrointestinal tract: When, where, and how? Microorganisms </w:t>
      </w:r>
      <w:r>
        <w:rPr>
          <w:b/>
        </w:rPr>
        <w:t>6</w:t>
      </w:r>
      <w:r>
        <w:t>:75. doi:</w:t>
      </w:r>
      <w:hyperlink r:id="rId60">
        <w:r>
          <w:rPr>
            <w:rStyle w:val="Hyperlink"/>
          </w:rPr>
          <w:t>10.3390/microorganisms6030075</w:t>
        </w:r>
      </w:hyperlink>
      <w:r>
        <w:t>.</w:t>
      </w:r>
    </w:p>
    <w:p w14:paraId="3DDEC795" w14:textId="77777777" w:rsidR="003106A6" w:rsidRDefault="007E0AFF">
      <w:pPr>
        <w:pStyle w:val="Bibliography"/>
      </w:pPr>
      <w:bookmarkStart w:id="211" w:name="ref-Deng2018"/>
      <w:bookmarkEnd w:id="210"/>
      <w:r>
        <w:t xml:space="preserve">49. </w:t>
      </w:r>
      <w:r>
        <w:rPr>
          <w:b/>
        </w:rPr>
        <w:t>Deng H</w:t>
      </w:r>
      <w:r>
        <w:t xml:space="preserve">, </w:t>
      </w:r>
      <w:r>
        <w:rPr>
          <w:b/>
        </w:rPr>
        <w:t>Yang S</w:t>
      </w:r>
      <w:r>
        <w:t xml:space="preserve">, </w:t>
      </w:r>
      <w:r>
        <w:rPr>
          <w:b/>
        </w:rPr>
        <w:t>Zhang Y</w:t>
      </w:r>
      <w:r>
        <w:t xml:space="preserve">, </w:t>
      </w:r>
      <w:r>
        <w:rPr>
          <w:b/>
        </w:rPr>
        <w:t>Qian K</w:t>
      </w:r>
      <w:r>
        <w:t xml:space="preserve">, </w:t>
      </w:r>
      <w:r>
        <w:rPr>
          <w:b/>
        </w:rPr>
        <w:t>Zhang Z</w:t>
      </w:r>
      <w:r>
        <w:t xml:space="preserve">, </w:t>
      </w:r>
      <w:r>
        <w:rPr>
          <w:b/>
        </w:rPr>
        <w:t>Liu Y</w:t>
      </w:r>
      <w:r>
        <w:t xml:space="preserve">, </w:t>
      </w:r>
      <w:r>
        <w:rPr>
          <w:b/>
        </w:rPr>
        <w:t>Wang Y</w:t>
      </w:r>
      <w:r>
        <w:t xml:space="preserve">, </w:t>
      </w:r>
      <w:r>
        <w:rPr>
          <w:b/>
        </w:rPr>
        <w:t>Bai Y</w:t>
      </w:r>
      <w:r>
        <w:t xml:space="preserve">, </w:t>
      </w:r>
      <w:r>
        <w:rPr>
          <w:b/>
        </w:rPr>
        <w:t>Fan H</w:t>
      </w:r>
      <w:r>
        <w:t xml:space="preserve">, </w:t>
      </w:r>
      <w:r>
        <w:rPr>
          <w:b/>
        </w:rPr>
        <w:t>Zhao X</w:t>
      </w:r>
      <w:r>
        <w:t xml:space="preserve">, </w:t>
      </w:r>
      <w:r>
        <w:rPr>
          <w:b/>
        </w:rPr>
        <w:t>Zhi F</w:t>
      </w:r>
      <w:r>
        <w:t xml:space="preserve">. 2018. Bacteroides fragilis prevents clostridium difficile infection in a mouse model by restoring gut barrier and microbiome regulation. Frontiers in Microbiology </w:t>
      </w:r>
      <w:r>
        <w:rPr>
          <w:b/>
        </w:rPr>
        <w:t>9</w:t>
      </w:r>
      <w:r>
        <w:t>. doi:</w:t>
      </w:r>
      <w:hyperlink r:id="rId61">
        <w:r>
          <w:rPr>
            <w:rStyle w:val="Hyperlink"/>
          </w:rPr>
          <w:t>10.3389/fmicb.2018.02976</w:t>
        </w:r>
      </w:hyperlink>
      <w:r>
        <w:t>.</w:t>
      </w:r>
    </w:p>
    <w:p w14:paraId="269B694F" w14:textId="77777777" w:rsidR="003106A6" w:rsidRDefault="007E0AFF">
      <w:pPr>
        <w:pStyle w:val="Bibliography"/>
      </w:pPr>
      <w:bookmarkStart w:id="212" w:name="ref-Engevik2020"/>
      <w:bookmarkEnd w:id="211"/>
      <w:r>
        <w:t xml:space="preserve">50. </w:t>
      </w:r>
      <w:r>
        <w:rPr>
          <w:b/>
        </w:rPr>
        <w:t>Engevik MA</w:t>
      </w:r>
      <w:r>
        <w:t xml:space="preserve">, </w:t>
      </w:r>
      <w:r>
        <w:rPr>
          <w:b/>
        </w:rPr>
        <w:t>Engevik AC</w:t>
      </w:r>
      <w:r>
        <w:t xml:space="preserve">, </w:t>
      </w:r>
      <w:r>
        <w:rPr>
          <w:b/>
        </w:rPr>
        <w:t>Engevik KA</w:t>
      </w:r>
      <w:r>
        <w:t xml:space="preserve">, </w:t>
      </w:r>
      <w:r>
        <w:rPr>
          <w:b/>
        </w:rPr>
        <w:t>Auchtung JM</w:t>
      </w:r>
      <w:r>
        <w:t xml:space="preserve">, </w:t>
      </w:r>
      <w:r>
        <w:rPr>
          <w:b/>
        </w:rPr>
        <w:t>Chang-Graham AL</w:t>
      </w:r>
      <w:r>
        <w:t xml:space="preserve">, </w:t>
      </w:r>
      <w:r>
        <w:rPr>
          <w:b/>
        </w:rPr>
        <w:t>Ruan W</w:t>
      </w:r>
      <w:r>
        <w:t xml:space="preserve">, </w:t>
      </w:r>
      <w:r>
        <w:rPr>
          <w:b/>
        </w:rPr>
        <w:t>Luna RA</w:t>
      </w:r>
      <w:r>
        <w:t xml:space="preserve">, </w:t>
      </w:r>
      <w:r>
        <w:rPr>
          <w:b/>
        </w:rPr>
        <w:t>Hyser JM</w:t>
      </w:r>
      <w:r>
        <w:t xml:space="preserve">, </w:t>
      </w:r>
      <w:r>
        <w:rPr>
          <w:b/>
        </w:rPr>
        <w:t>Spinler JK</w:t>
      </w:r>
      <w:r>
        <w:t xml:space="preserve">, </w:t>
      </w:r>
      <w:r>
        <w:rPr>
          <w:b/>
        </w:rPr>
        <w:t>Versalovic J</w:t>
      </w:r>
      <w:r>
        <w:t xml:space="preserve">. 2020. Mucin-degrading microbes release monosaccharides that chemoattract clostridioides difficile and facilitate colonization of the human intestinal mucus layer. ACS Infectious Diseases </w:t>
      </w:r>
      <w:r>
        <w:rPr>
          <w:b/>
        </w:rPr>
        <w:t>7</w:t>
      </w:r>
      <w:r>
        <w:t>:1126–1142. doi:</w:t>
      </w:r>
      <w:hyperlink r:id="rId62">
        <w:r>
          <w:rPr>
            <w:rStyle w:val="Hyperlink"/>
          </w:rPr>
          <w:t>10.1021/acsinfecdis.0c00634</w:t>
        </w:r>
      </w:hyperlink>
      <w:r>
        <w:t>.</w:t>
      </w:r>
    </w:p>
    <w:p w14:paraId="3323CECC" w14:textId="77777777" w:rsidR="003106A6" w:rsidRDefault="007E0AFF">
      <w:pPr>
        <w:pStyle w:val="Bibliography"/>
      </w:pPr>
      <w:bookmarkStart w:id="213" w:name="ref-Reeves2012"/>
      <w:bookmarkEnd w:id="212"/>
      <w:r>
        <w:t xml:space="preserve">51. </w:t>
      </w:r>
      <w:r>
        <w:rPr>
          <w:b/>
        </w:rPr>
        <w:t>Reeves AE</w:t>
      </w:r>
      <w:r>
        <w:t xml:space="preserve">, </w:t>
      </w:r>
      <w:r>
        <w:rPr>
          <w:b/>
        </w:rPr>
        <w:t>Koenigsknecht MJ</w:t>
      </w:r>
      <w:r>
        <w:t xml:space="preserve">, </w:t>
      </w:r>
      <w:r>
        <w:rPr>
          <w:b/>
        </w:rPr>
        <w:t>Bergin IL</w:t>
      </w:r>
      <w:r>
        <w:t xml:space="preserve">, </w:t>
      </w:r>
      <w:r>
        <w:rPr>
          <w:b/>
        </w:rPr>
        <w:t>Young VB</w:t>
      </w:r>
      <w:r>
        <w:t xml:space="preserve">. 2012. Suppression of clostridium difficile in the gastrointestinal tracts of germfree mice inoculated with a murine isolate from the family lachnospiraceae. Infection and Immunity </w:t>
      </w:r>
      <w:r>
        <w:rPr>
          <w:b/>
        </w:rPr>
        <w:t>80</w:t>
      </w:r>
      <w:r>
        <w:t>:3786–3794. doi:</w:t>
      </w:r>
      <w:hyperlink r:id="rId63">
        <w:r>
          <w:rPr>
            <w:rStyle w:val="Hyperlink"/>
          </w:rPr>
          <w:t>10.1128/iai.00647-12</w:t>
        </w:r>
      </w:hyperlink>
      <w:r>
        <w:t>.</w:t>
      </w:r>
    </w:p>
    <w:p w14:paraId="7FC12C71" w14:textId="77777777" w:rsidR="003106A6" w:rsidRDefault="007E0AFF">
      <w:pPr>
        <w:pStyle w:val="Bibliography"/>
      </w:pPr>
      <w:bookmarkStart w:id="214" w:name="ref-Ma2021"/>
      <w:bookmarkEnd w:id="213"/>
      <w:r>
        <w:t xml:space="preserve">52. </w:t>
      </w:r>
      <w:r>
        <w:rPr>
          <w:b/>
        </w:rPr>
        <w:t>Ma L</w:t>
      </w:r>
      <w:r>
        <w:t xml:space="preserve">, </w:t>
      </w:r>
      <w:r>
        <w:rPr>
          <w:b/>
        </w:rPr>
        <w:t>Keng J</w:t>
      </w:r>
      <w:r>
        <w:t xml:space="preserve">, </w:t>
      </w:r>
      <w:r>
        <w:rPr>
          <w:b/>
        </w:rPr>
        <w:t>Cheng M</w:t>
      </w:r>
      <w:r>
        <w:t xml:space="preserve">, </w:t>
      </w:r>
      <w:r>
        <w:rPr>
          <w:b/>
        </w:rPr>
        <w:t>Pan H</w:t>
      </w:r>
      <w:r>
        <w:t xml:space="preserve">, </w:t>
      </w:r>
      <w:r>
        <w:rPr>
          <w:b/>
        </w:rPr>
        <w:t>Feng B</w:t>
      </w:r>
      <w:r>
        <w:t xml:space="preserve">, </w:t>
      </w:r>
      <w:r>
        <w:rPr>
          <w:b/>
        </w:rPr>
        <w:t>Hu Y</w:t>
      </w:r>
      <w:r>
        <w:t xml:space="preserve">, </w:t>
      </w:r>
      <w:r>
        <w:rPr>
          <w:b/>
        </w:rPr>
        <w:t>Feng T</w:t>
      </w:r>
      <w:r>
        <w:t xml:space="preserve">, </w:t>
      </w:r>
      <w:r>
        <w:rPr>
          <w:b/>
        </w:rPr>
        <w:t>Yang F</w:t>
      </w:r>
      <w:r>
        <w:t xml:space="preserve">. 2021. Gut microbiome and serum metabolome alterations associated with isolated dystonia. mSphere </w:t>
      </w:r>
      <w:r>
        <w:rPr>
          <w:b/>
        </w:rPr>
        <w:t>6</w:t>
      </w:r>
      <w:r>
        <w:t>. doi:</w:t>
      </w:r>
      <w:hyperlink r:id="rId64">
        <w:r>
          <w:rPr>
            <w:rStyle w:val="Hyperlink"/>
          </w:rPr>
          <w:t>10.1128/msphere.00283-21</w:t>
        </w:r>
      </w:hyperlink>
      <w:r>
        <w:t>.</w:t>
      </w:r>
    </w:p>
    <w:p w14:paraId="30D2DE11" w14:textId="77777777" w:rsidR="003106A6" w:rsidRDefault="007E0AFF">
      <w:pPr>
        <w:pStyle w:val="Bibliography"/>
      </w:pPr>
      <w:bookmarkStart w:id="215" w:name="ref-Haas2020"/>
      <w:bookmarkEnd w:id="214"/>
      <w:r>
        <w:lastRenderedPageBreak/>
        <w:t xml:space="preserve">53. </w:t>
      </w:r>
      <w:r>
        <w:rPr>
          <w:b/>
        </w:rPr>
        <w:t>Haas KN</w:t>
      </w:r>
      <w:r>
        <w:t xml:space="preserve">, </w:t>
      </w:r>
      <w:r>
        <w:rPr>
          <w:b/>
        </w:rPr>
        <w:t>Blanchard JL</w:t>
      </w:r>
      <w:r>
        <w:t xml:space="preserve">. 2020. Reclassification of the clostridium clostridioforme and clostridium sphenoides clades as enterocloster gen. Nov. And lacrimispora gen. Nov., including reclassification of 15 taxa. International Journal of Systematic and Evolutionary Microbiology </w:t>
      </w:r>
      <w:r>
        <w:rPr>
          <w:b/>
        </w:rPr>
        <w:t>70</w:t>
      </w:r>
      <w:r>
        <w:t>:23–34. doi:</w:t>
      </w:r>
      <w:hyperlink r:id="rId65">
        <w:r>
          <w:rPr>
            <w:rStyle w:val="Hyperlink"/>
          </w:rPr>
          <w:t>10.1099/ijsem.0.003698</w:t>
        </w:r>
      </w:hyperlink>
      <w:r>
        <w:t>.</w:t>
      </w:r>
    </w:p>
    <w:p w14:paraId="249E0520" w14:textId="77777777" w:rsidR="003106A6" w:rsidRDefault="007E0AFF">
      <w:pPr>
        <w:pStyle w:val="Bibliography"/>
      </w:pPr>
      <w:bookmarkStart w:id="216" w:name="ref-Finegold2005"/>
      <w:bookmarkEnd w:id="215"/>
      <w:r>
        <w:t xml:space="preserve">54. </w:t>
      </w:r>
      <w:r>
        <w:rPr>
          <w:b/>
        </w:rPr>
        <w:t>Finegold SM</w:t>
      </w:r>
      <w:r>
        <w:t xml:space="preserve">, </w:t>
      </w:r>
      <w:r>
        <w:rPr>
          <w:b/>
        </w:rPr>
        <w:t>Song Y</w:t>
      </w:r>
      <w:r>
        <w:t xml:space="preserve">, </w:t>
      </w:r>
      <w:r>
        <w:rPr>
          <w:b/>
        </w:rPr>
        <w:t>Liu C</w:t>
      </w:r>
      <w:r>
        <w:t xml:space="preserve">, </w:t>
      </w:r>
      <w:r>
        <w:rPr>
          <w:b/>
        </w:rPr>
        <w:t>Hecht DW</w:t>
      </w:r>
      <w:r>
        <w:t xml:space="preserve">, </w:t>
      </w:r>
      <w:r>
        <w:rPr>
          <w:b/>
        </w:rPr>
        <w:t>Summanen P</w:t>
      </w:r>
      <w:r>
        <w:t xml:space="preserve">, </w:t>
      </w:r>
      <w:r>
        <w:rPr>
          <w:b/>
        </w:rPr>
        <w:t>Könönen E</w:t>
      </w:r>
      <w:r>
        <w:t xml:space="preserve">, </w:t>
      </w:r>
      <w:r>
        <w:rPr>
          <w:b/>
        </w:rPr>
        <w:t>Allen SD</w:t>
      </w:r>
      <w:r>
        <w:t xml:space="preserve">. 2005. Clostridium clostridioforme: A mixture of three clinically important species. European Journal of Clinical Microbiology &amp; Infectious Diseases </w:t>
      </w:r>
      <w:r>
        <w:rPr>
          <w:b/>
        </w:rPr>
        <w:t>24</w:t>
      </w:r>
      <w:r>
        <w:t>:319–324. doi:</w:t>
      </w:r>
      <w:hyperlink r:id="rId66">
        <w:r>
          <w:rPr>
            <w:rStyle w:val="Hyperlink"/>
          </w:rPr>
          <w:t>10.1007/s10096-005-1334-6</w:t>
        </w:r>
      </w:hyperlink>
      <w:r>
        <w:t>.</w:t>
      </w:r>
    </w:p>
    <w:p w14:paraId="5D375306" w14:textId="77777777" w:rsidR="003106A6" w:rsidRDefault="007E0AFF">
      <w:pPr>
        <w:pStyle w:val="Bibliography"/>
      </w:pPr>
      <w:bookmarkStart w:id="217" w:name="ref-Pirofski2008"/>
      <w:bookmarkEnd w:id="216"/>
      <w:r>
        <w:t xml:space="preserve">55. </w:t>
      </w:r>
      <w:r>
        <w:rPr>
          <w:b/>
        </w:rPr>
        <w:t>Pirofski L-a</w:t>
      </w:r>
      <w:r>
        <w:t xml:space="preserve">, </w:t>
      </w:r>
      <w:r>
        <w:rPr>
          <w:b/>
        </w:rPr>
        <w:t>Casadevall A</w:t>
      </w:r>
      <w:r>
        <w:t xml:space="preserve">. 2008. The damage-response framework of microbial pathogenesis and infectious diseases, pp. 135–146. </w:t>
      </w:r>
      <w:r>
        <w:rPr>
          <w:i/>
        </w:rPr>
        <w:t>In</w:t>
      </w:r>
      <w:r>
        <w:t>. Springer New York.</w:t>
      </w:r>
    </w:p>
    <w:p w14:paraId="2E78E213" w14:textId="77777777" w:rsidR="003106A6" w:rsidRDefault="007E0AFF">
      <w:pPr>
        <w:pStyle w:val="Bibliography"/>
      </w:pPr>
      <w:bookmarkStart w:id="218" w:name="ref-Casadevall2014"/>
      <w:bookmarkEnd w:id="217"/>
      <w:r>
        <w:t xml:space="preserve">56. </w:t>
      </w:r>
      <w:r>
        <w:rPr>
          <w:b/>
        </w:rPr>
        <w:t>Casadevall A</w:t>
      </w:r>
      <w:r>
        <w:t xml:space="preserve">, </w:t>
      </w:r>
      <w:r>
        <w:rPr>
          <w:b/>
        </w:rPr>
        <w:t>Pirofski L-a</w:t>
      </w:r>
      <w:r>
        <w:t xml:space="preserve">. 2014. What is a host? Incorporating the microbiota into the damage-response framework: TABLE 1 </w:t>
      </w:r>
      <w:r>
        <w:rPr>
          <w:b/>
        </w:rPr>
        <w:t>83</w:t>
      </w:r>
      <w:r>
        <w:t>:2–7. doi:</w:t>
      </w:r>
      <w:hyperlink r:id="rId67">
        <w:r>
          <w:rPr>
            <w:rStyle w:val="Hyperlink"/>
          </w:rPr>
          <w:t>10.1128/iai.02627-14</w:t>
        </w:r>
      </w:hyperlink>
      <w:r>
        <w:t>.</w:t>
      </w:r>
    </w:p>
    <w:p w14:paraId="6E85C505" w14:textId="77777777" w:rsidR="003106A6" w:rsidRDefault="007E0AFF">
      <w:pPr>
        <w:pStyle w:val="Bibliography"/>
      </w:pPr>
      <w:bookmarkStart w:id="219" w:name="ref-VanInsberghe2020"/>
      <w:bookmarkEnd w:id="218"/>
      <w:r>
        <w:t xml:space="preserve">57. </w:t>
      </w:r>
      <w:r>
        <w:rPr>
          <w:b/>
        </w:rPr>
        <w:t>VanInsberghe D</w:t>
      </w:r>
      <w:r>
        <w:t xml:space="preserve">, </w:t>
      </w:r>
      <w:r>
        <w:rPr>
          <w:b/>
        </w:rPr>
        <w:t>Elsherbini JA</w:t>
      </w:r>
      <w:r>
        <w:t xml:space="preserve">, </w:t>
      </w:r>
      <w:r>
        <w:rPr>
          <w:b/>
        </w:rPr>
        <w:t>Varian B</w:t>
      </w:r>
      <w:r>
        <w:t xml:space="preserve">, </w:t>
      </w:r>
      <w:r>
        <w:rPr>
          <w:b/>
        </w:rPr>
        <w:t>Poutahidis T</w:t>
      </w:r>
      <w:r>
        <w:t xml:space="preserve">, </w:t>
      </w:r>
      <w:r>
        <w:rPr>
          <w:b/>
        </w:rPr>
        <w:t>Erdman S</w:t>
      </w:r>
      <w:r>
        <w:t xml:space="preserve">, </w:t>
      </w:r>
      <w:r>
        <w:rPr>
          <w:b/>
        </w:rPr>
        <w:t>Polz MF</w:t>
      </w:r>
      <w:r>
        <w:t xml:space="preserve">. 2020. Diarrhoeal events can trigger long-term clostridium difficile colonization with recurrent blooms </w:t>
      </w:r>
      <w:r>
        <w:rPr>
          <w:b/>
        </w:rPr>
        <w:t>5</w:t>
      </w:r>
      <w:r>
        <w:t>:642–650. doi:</w:t>
      </w:r>
      <w:hyperlink r:id="rId68">
        <w:r>
          <w:rPr>
            <w:rStyle w:val="Hyperlink"/>
          </w:rPr>
          <w:t>10.1038/s41564-020-0668-2</w:t>
        </w:r>
      </w:hyperlink>
      <w:r>
        <w:t>.</w:t>
      </w:r>
    </w:p>
    <w:p w14:paraId="1CE45405" w14:textId="77777777" w:rsidR="003106A6" w:rsidRDefault="007E0AFF">
      <w:pPr>
        <w:pStyle w:val="Bibliography"/>
      </w:pPr>
      <w:bookmarkStart w:id="220" w:name="ref-GarzaGonzalez2019"/>
      <w:bookmarkEnd w:id="219"/>
      <w:r>
        <w:t xml:space="preserve">58. </w:t>
      </w:r>
      <w:r>
        <w:rPr>
          <w:b/>
        </w:rPr>
        <w:t>Garza-González E</w:t>
      </w:r>
      <w:r>
        <w:t xml:space="preserve">, </w:t>
      </w:r>
      <w:r>
        <w:rPr>
          <w:b/>
        </w:rPr>
        <w:t>Mendoza-Olazarán S</w:t>
      </w:r>
      <w:r>
        <w:t xml:space="preserve">, </w:t>
      </w:r>
      <w:r>
        <w:rPr>
          <w:b/>
        </w:rPr>
        <w:t>Morfin-Otero R</w:t>
      </w:r>
      <w:r>
        <w:t xml:space="preserve">, </w:t>
      </w:r>
      <w:r>
        <w:rPr>
          <w:b/>
        </w:rPr>
        <w:t>Ramı́rez-Fontes A</w:t>
      </w:r>
      <w:r>
        <w:t xml:space="preserve">, </w:t>
      </w:r>
      <w:r>
        <w:rPr>
          <w:b/>
        </w:rPr>
        <w:t>Rodrı́guez-Zulueta P</w:t>
      </w:r>
      <w:r>
        <w:t xml:space="preserve">, </w:t>
      </w:r>
      <w:r>
        <w:rPr>
          <w:b/>
        </w:rPr>
        <w:t>Flores-Treviño S</w:t>
      </w:r>
      <w:r>
        <w:t xml:space="preserve">, </w:t>
      </w:r>
      <w:r>
        <w:rPr>
          <w:b/>
        </w:rPr>
        <w:t>Bocanegra-Ibarias P</w:t>
      </w:r>
      <w:r>
        <w:t xml:space="preserve">, </w:t>
      </w:r>
      <w:r>
        <w:rPr>
          <w:b/>
        </w:rPr>
        <w:t>Maldonado-Garza H</w:t>
      </w:r>
      <w:r>
        <w:t xml:space="preserve">, </w:t>
      </w:r>
      <w:r>
        <w:rPr>
          <w:b/>
        </w:rPr>
        <w:t>Camacho-Ortiz A</w:t>
      </w:r>
      <w:r>
        <w:t xml:space="preserve">. 2019. Intestinal microbiome changes in fecal microbiota transplant (FMT) vs. FMT enriched with lactobacillus in the treatment of recurrent clostridioides difficile infection </w:t>
      </w:r>
      <w:r>
        <w:rPr>
          <w:b/>
        </w:rPr>
        <w:t>2019</w:t>
      </w:r>
      <w:r>
        <w:t>:1–7. doi:</w:t>
      </w:r>
      <w:hyperlink r:id="rId69">
        <w:r>
          <w:rPr>
            <w:rStyle w:val="Hyperlink"/>
          </w:rPr>
          <w:t>10.1155/2019/4549298</w:t>
        </w:r>
      </w:hyperlink>
      <w:r>
        <w:t>.</w:t>
      </w:r>
    </w:p>
    <w:p w14:paraId="7E77F963" w14:textId="77777777" w:rsidR="003106A6" w:rsidRDefault="007E0AFF">
      <w:pPr>
        <w:pStyle w:val="Bibliography"/>
      </w:pPr>
      <w:bookmarkStart w:id="221" w:name="ref-Schubert2014"/>
      <w:bookmarkEnd w:id="220"/>
      <w:r>
        <w:t xml:space="preserve">59. </w:t>
      </w:r>
      <w:r>
        <w:rPr>
          <w:b/>
        </w:rPr>
        <w:t>Schubert AM</w:t>
      </w:r>
      <w:r>
        <w:t xml:space="preserve">, </w:t>
      </w:r>
      <w:r>
        <w:rPr>
          <w:b/>
        </w:rPr>
        <w:t>Rogers MAM</w:t>
      </w:r>
      <w:r>
        <w:t xml:space="preserve">, </w:t>
      </w:r>
      <w:r>
        <w:rPr>
          <w:b/>
        </w:rPr>
        <w:t>Ring C</w:t>
      </w:r>
      <w:r>
        <w:t xml:space="preserve">, </w:t>
      </w:r>
      <w:r>
        <w:rPr>
          <w:b/>
        </w:rPr>
        <w:t>Mogle J</w:t>
      </w:r>
      <w:r>
        <w:t xml:space="preserve">, </w:t>
      </w:r>
      <w:r>
        <w:rPr>
          <w:b/>
        </w:rPr>
        <w:t>Petrosino JP</w:t>
      </w:r>
      <w:r>
        <w:t xml:space="preserve">, </w:t>
      </w:r>
      <w:r>
        <w:rPr>
          <w:b/>
        </w:rPr>
        <w:t>Young VB</w:t>
      </w:r>
      <w:r>
        <w:t xml:space="preserve">, </w:t>
      </w:r>
      <w:r>
        <w:rPr>
          <w:b/>
        </w:rPr>
        <w:t>Aronoff DM</w:t>
      </w:r>
      <w:r>
        <w:t xml:space="preserve">, </w:t>
      </w:r>
      <w:r>
        <w:rPr>
          <w:b/>
        </w:rPr>
        <w:t>Schloss PD</w:t>
      </w:r>
      <w:r>
        <w:t xml:space="preserve">. 2014. Microbiome data distinguish patients with clostridium difficile infection and non-c. Difficile-associated diarrhea from healthy controls </w:t>
      </w:r>
      <w:r>
        <w:rPr>
          <w:b/>
        </w:rPr>
        <w:t>5</w:t>
      </w:r>
      <w:r>
        <w:t>. doi:</w:t>
      </w:r>
      <w:hyperlink r:id="rId70">
        <w:r>
          <w:rPr>
            <w:rStyle w:val="Hyperlink"/>
          </w:rPr>
          <w:t>10.1128/mbio.01021-14</w:t>
        </w:r>
      </w:hyperlink>
      <w:r>
        <w:t>.</w:t>
      </w:r>
    </w:p>
    <w:p w14:paraId="5BA7464C" w14:textId="77777777" w:rsidR="003106A6" w:rsidRDefault="007E0AFF">
      <w:pPr>
        <w:pStyle w:val="Bibliography"/>
      </w:pPr>
      <w:bookmarkStart w:id="222" w:name="ref-Shafiq2020"/>
      <w:bookmarkEnd w:id="221"/>
      <w:r>
        <w:t xml:space="preserve">60. </w:t>
      </w:r>
      <w:r>
        <w:rPr>
          <w:b/>
        </w:rPr>
        <w:t>Shafiq M</w:t>
      </w:r>
      <w:r>
        <w:t xml:space="preserve">, </w:t>
      </w:r>
      <w:r>
        <w:rPr>
          <w:b/>
        </w:rPr>
        <w:t>Alturkmani H</w:t>
      </w:r>
      <w:r>
        <w:t xml:space="preserve">, </w:t>
      </w:r>
      <w:r>
        <w:rPr>
          <w:b/>
        </w:rPr>
        <w:t>Zafar Y</w:t>
      </w:r>
      <w:r>
        <w:t xml:space="preserve">, </w:t>
      </w:r>
      <w:r>
        <w:rPr>
          <w:b/>
        </w:rPr>
        <w:t>Mittal V</w:t>
      </w:r>
      <w:r>
        <w:t xml:space="preserve">, </w:t>
      </w:r>
      <w:r>
        <w:rPr>
          <w:b/>
        </w:rPr>
        <w:t>Lodhi H</w:t>
      </w:r>
      <w:r>
        <w:t xml:space="preserve">, </w:t>
      </w:r>
      <w:r>
        <w:rPr>
          <w:b/>
        </w:rPr>
        <w:t>Ullah W</w:t>
      </w:r>
      <w:r>
        <w:t xml:space="preserve">, </w:t>
      </w:r>
      <w:r>
        <w:rPr>
          <w:b/>
        </w:rPr>
        <w:t>Brewer J</w:t>
      </w:r>
      <w:r>
        <w:t xml:space="preserve">. 2020. Effects of co-infection on the clinical outcomes of clostridium difficile infection </w:t>
      </w:r>
      <w:r>
        <w:rPr>
          <w:b/>
        </w:rPr>
        <w:t>12</w:t>
      </w:r>
      <w:r>
        <w:t>. doi:</w:t>
      </w:r>
      <w:hyperlink r:id="rId71">
        <w:r>
          <w:rPr>
            <w:rStyle w:val="Hyperlink"/>
          </w:rPr>
          <w:t>10.1186/s13099-020-00348-7</w:t>
        </w:r>
      </w:hyperlink>
      <w:r>
        <w:t>.</w:t>
      </w:r>
    </w:p>
    <w:p w14:paraId="3B40AAD9" w14:textId="77777777" w:rsidR="003106A6" w:rsidRDefault="007E0AFF">
      <w:pPr>
        <w:pStyle w:val="Bibliography"/>
      </w:pPr>
      <w:bookmarkStart w:id="223" w:name="ref-Keith2020"/>
      <w:bookmarkEnd w:id="222"/>
      <w:r>
        <w:t xml:space="preserve">61. </w:t>
      </w:r>
      <w:r>
        <w:rPr>
          <w:b/>
        </w:rPr>
        <w:t>Keith JW</w:t>
      </w:r>
      <w:r>
        <w:t xml:space="preserve">, </w:t>
      </w:r>
      <w:r>
        <w:rPr>
          <w:b/>
        </w:rPr>
        <w:t>Dong Q</w:t>
      </w:r>
      <w:r>
        <w:t xml:space="preserve">, </w:t>
      </w:r>
      <w:r>
        <w:rPr>
          <w:b/>
        </w:rPr>
        <w:t>Sorbara MT</w:t>
      </w:r>
      <w:r>
        <w:t xml:space="preserve">, </w:t>
      </w:r>
      <w:r>
        <w:rPr>
          <w:b/>
        </w:rPr>
        <w:t>Becattini S</w:t>
      </w:r>
      <w:r>
        <w:t xml:space="preserve">, </w:t>
      </w:r>
      <w:r>
        <w:rPr>
          <w:b/>
        </w:rPr>
        <w:t>Sia JK</w:t>
      </w:r>
      <w:r>
        <w:t xml:space="preserve">, </w:t>
      </w:r>
      <w:r>
        <w:rPr>
          <w:b/>
        </w:rPr>
        <w:t>Gjonbalaj M</w:t>
      </w:r>
      <w:r>
        <w:t xml:space="preserve">, </w:t>
      </w:r>
      <w:r>
        <w:rPr>
          <w:b/>
        </w:rPr>
        <w:t>Seok R</w:t>
      </w:r>
      <w:r>
        <w:t xml:space="preserve">, </w:t>
      </w:r>
      <w:r>
        <w:rPr>
          <w:b/>
        </w:rPr>
        <w:t>Leiner IM</w:t>
      </w:r>
      <w:r>
        <w:t xml:space="preserve">, </w:t>
      </w:r>
      <w:r>
        <w:rPr>
          <w:b/>
        </w:rPr>
        <w:t>Littmann ER</w:t>
      </w:r>
      <w:r>
        <w:t xml:space="preserve">, </w:t>
      </w:r>
      <w:r>
        <w:rPr>
          <w:b/>
        </w:rPr>
        <w:t>Pamer EG</w:t>
      </w:r>
      <w:r>
        <w:t xml:space="preserve">. 2020. Impact of antibiotic-resistant bacteria on immune activation and clostridioides difficile infection in the mouse intestine </w:t>
      </w:r>
      <w:r>
        <w:rPr>
          <w:b/>
        </w:rPr>
        <w:t>88</w:t>
      </w:r>
      <w:r>
        <w:t>. doi:</w:t>
      </w:r>
      <w:hyperlink r:id="rId72">
        <w:r>
          <w:rPr>
            <w:rStyle w:val="Hyperlink"/>
          </w:rPr>
          <w:t>10.1128/iai.00362-19</w:t>
        </w:r>
      </w:hyperlink>
      <w:r>
        <w:t>.</w:t>
      </w:r>
    </w:p>
    <w:p w14:paraId="3AE72D7C" w14:textId="77777777" w:rsidR="003106A6" w:rsidRDefault="007E0AFF">
      <w:pPr>
        <w:pStyle w:val="Bibliography"/>
      </w:pPr>
      <w:bookmarkStart w:id="224" w:name="ref-Zackular2016"/>
      <w:bookmarkEnd w:id="223"/>
      <w:r>
        <w:t xml:space="preserve">62. </w:t>
      </w:r>
      <w:r>
        <w:rPr>
          <w:b/>
        </w:rPr>
        <w:t>Zackular JP</w:t>
      </w:r>
      <w:r>
        <w:t xml:space="preserve">, </w:t>
      </w:r>
      <w:r>
        <w:rPr>
          <w:b/>
        </w:rPr>
        <w:t>Moore JL</w:t>
      </w:r>
      <w:r>
        <w:t xml:space="preserve">, </w:t>
      </w:r>
      <w:r>
        <w:rPr>
          <w:b/>
        </w:rPr>
        <w:t>Jordan AT</w:t>
      </w:r>
      <w:r>
        <w:t xml:space="preserve">, </w:t>
      </w:r>
      <w:r>
        <w:rPr>
          <w:b/>
        </w:rPr>
        <w:t>Juttukonda LJ</w:t>
      </w:r>
      <w:r>
        <w:t xml:space="preserve">, </w:t>
      </w:r>
      <w:r>
        <w:rPr>
          <w:b/>
        </w:rPr>
        <w:t>Noto MJ</w:t>
      </w:r>
      <w:r>
        <w:t xml:space="preserve">, </w:t>
      </w:r>
      <w:r>
        <w:rPr>
          <w:b/>
        </w:rPr>
        <w:t>Nicholson MR</w:t>
      </w:r>
      <w:r>
        <w:t xml:space="preserve">, </w:t>
      </w:r>
      <w:r>
        <w:rPr>
          <w:b/>
        </w:rPr>
        <w:t>Crews JD</w:t>
      </w:r>
      <w:r>
        <w:t xml:space="preserve">, </w:t>
      </w:r>
      <w:r>
        <w:rPr>
          <w:b/>
        </w:rPr>
        <w:t>Semler MW</w:t>
      </w:r>
      <w:r>
        <w:t xml:space="preserve">, </w:t>
      </w:r>
      <w:r>
        <w:rPr>
          <w:b/>
        </w:rPr>
        <w:t>Zhang Y</w:t>
      </w:r>
      <w:r>
        <w:t xml:space="preserve">, </w:t>
      </w:r>
      <w:r>
        <w:rPr>
          <w:b/>
        </w:rPr>
        <w:t>Ware LB</w:t>
      </w:r>
      <w:r>
        <w:t xml:space="preserve">, </w:t>
      </w:r>
      <w:r>
        <w:rPr>
          <w:b/>
        </w:rPr>
        <w:t>Washington MK</w:t>
      </w:r>
      <w:r>
        <w:t xml:space="preserve">, </w:t>
      </w:r>
      <w:r>
        <w:rPr>
          <w:b/>
        </w:rPr>
        <w:t>Chazin WJ</w:t>
      </w:r>
      <w:r>
        <w:t xml:space="preserve">, </w:t>
      </w:r>
      <w:r>
        <w:rPr>
          <w:b/>
        </w:rPr>
        <w:t>Caprioli RM</w:t>
      </w:r>
      <w:r>
        <w:t xml:space="preserve">, </w:t>
      </w:r>
      <w:r>
        <w:rPr>
          <w:b/>
        </w:rPr>
        <w:t>Skaar EP</w:t>
      </w:r>
      <w:r>
        <w:t xml:space="preserve">. 2016. Dietary zinc alters the microbiota and decreases resistance to clostridium difficile infection </w:t>
      </w:r>
      <w:r>
        <w:rPr>
          <w:b/>
        </w:rPr>
        <w:t>22</w:t>
      </w:r>
      <w:r>
        <w:t>:1330–1334. doi:</w:t>
      </w:r>
      <w:hyperlink r:id="rId73">
        <w:r>
          <w:rPr>
            <w:rStyle w:val="Hyperlink"/>
          </w:rPr>
          <w:t>10.1038/nm.4174</w:t>
        </w:r>
      </w:hyperlink>
      <w:r>
        <w:t>.</w:t>
      </w:r>
    </w:p>
    <w:p w14:paraId="51C8C20A" w14:textId="77777777" w:rsidR="003106A6" w:rsidRDefault="007E0AFF">
      <w:pPr>
        <w:pStyle w:val="Bibliography"/>
      </w:pPr>
      <w:bookmarkStart w:id="225" w:name="ref-Berkell2021"/>
      <w:bookmarkEnd w:id="224"/>
      <w:r>
        <w:t xml:space="preserve">63. </w:t>
      </w:r>
      <w:r>
        <w:rPr>
          <w:b/>
        </w:rPr>
        <w:t>Berkell M</w:t>
      </w:r>
      <w:r>
        <w:t xml:space="preserve">, </w:t>
      </w:r>
      <w:r>
        <w:rPr>
          <w:b/>
        </w:rPr>
        <w:t>Mohamed Mysara</w:t>
      </w:r>
      <w:r>
        <w:t xml:space="preserve">, </w:t>
      </w:r>
      <w:r>
        <w:rPr>
          <w:b/>
        </w:rPr>
        <w:t>Xavier BB</w:t>
      </w:r>
      <w:r>
        <w:t xml:space="preserve">, </w:t>
      </w:r>
      <w:r>
        <w:rPr>
          <w:b/>
        </w:rPr>
        <w:t>Werkhoven CH van</w:t>
      </w:r>
      <w:r>
        <w:t xml:space="preserve">, </w:t>
      </w:r>
      <w:r>
        <w:rPr>
          <w:b/>
        </w:rPr>
        <w:t>Monsieurs P</w:t>
      </w:r>
      <w:r>
        <w:t xml:space="preserve">, </w:t>
      </w:r>
      <w:r>
        <w:rPr>
          <w:b/>
        </w:rPr>
        <w:t>Lammens C</w:t>
      </w:r>
      <w:r>
        <w:t xml:space="preserve">, </w:t>
      </w:r>
      <w:r>
        <w:rPr>
          <w:b/>
        </w:rPr>
        <w:t>Ducher A</w:t>
      </w:r>
      <w:r>
        <w:t xml:space="preserve">, </w:t>
      </w:r>
      <w:r>
        <w:rPr>
          <w:b/>
        </w:rPr>
        <w:t>Vehreschild MJGT</w:t>
      </w:r>
      <w:r>
        <w:t xml:space="preserve">, </w:t>
      </w:r>
      <w:r>
        <w:rPr>
          <w:b/>
        </w:rPr>
        <w:t>Goossens H</w:t>
      </w:r>
      <w:r>
        <w:t xml:space="preserve">, </w:t>
      </w:r>
      <w:r>
        <w:rPr>
          <w:b/>
        </w:rPr>
        <w:t>Gunzburg J de</w:t>
      </w:r>
      <w:r>
        <w:t xml:space="preserve">, </w:t>
      </w:r>
      <w:r>
        <w:rPr>
          <w:b/>
        </w:rPr>
        <w:t>Bonten MJM</w:t>
      </w:r>
      <w:r>
        <w:t xml:space="preserve">, </w:t>
      </w:r>
      <w:r>
        <w:rPr>
          <w:b/>
        </w:rPr>
        <w:lastRenderedPageBreak/>
        <w:t>Malhotra-Kumar S</w:t>
      </w:r>
      <w:r>
        <w:t xml:space="preserve">. 2021. Microbiota-based markers predictive of development of clostridioides difficile infection </w:t>
      </w:r>
      <w:r>
        <w:rPr>
          <w:b/>
        </w:rPr>
        <w:t>12</w:t>
      </w:r>
      <w:r>
        <w:t>. doi:</w:t>
      </w:r>
      <w:hyperlink r:id="rId74">
        <w:r>
          <w:rPr>
            <w:rStyle w:val="Hyperlink"/>
          </w:rPr>
          <w:t>10.1038/s41467-021-22302-0</w:t>
        </w:r>
      </w:hyperlink>
      <w:r>
        <w:t>.</w:t>
      </w:r>
    </w:p>
    <w:p w14:paraId="1DC8EB3A" w14:textId="77777777" w:rsidR="003106A6" w:rsidRDefault="007E0AFF">
      <w:pPr>
        <w:pStyle w:val="Bibliography"/>
      </w:pPr>
      <w:bookmarkStart w:id="226" w:name="ref-Gardiner2014"/>
      <w:bookmarkEnd w:id="225"/>
      <w:r>
        <w:t xml:space="preserve">64. </w:t>
      </w:r>
      <w:r>
        <w:rPr>
          <w:b/>
        </w:rPr>
        <w:t>Gardiner BJ</w:t>
      </w:r>
      <w:r>
        <w:t xml:space="preserve">, </w:t>
      </w:r>
      <w:r>
        <w:rPr>
          <w:b/>
        </w:rPr>
        <w:t>Tai AY</w:t>
      </w:r>
      <w:r>
        <w:t xml:space="preserve">, </w:t>
      </w:r>
      <w:r>
        <w:rPr>
          <w:b/>
        </w:rPr>
        <w:t>Kotsanas D</w:t>
      </w:r>
      <w:r>
        <w:t xml:space="preserve">, </w:t>
      </w:r>
      <w:r>
        <w:rPr>
          <w:b/>
        </w:rPr>
        <w:t>Francis MJ</w:t>
      </w:r>
      <w:r>
        <w:t xml:space="preserve">, </w:t>
      </w:r>
      <w:r>
        <w:rPr>
          <w:b/>
        </w:rPr>
        <w:t>Roberts SA</w:t>
      </w:r>
      <w:r>
        <w:t xml:space="preserve">, </w:t>
      </w:r>
      <w:r>
        <w:rPr>
          <w:b/>
        </w:rPr>
        <w:t>Ballard SA</w:t>
      </w:r>
      <w:r>
        <w:t xml:space="preserve">, </w:t>
      </w:r>
      <w:r>
        <w:rPr>
          <w:b/>
        </w:rPr>
        <w:t>Junckerstorff RK</w:t>
      </w:r>
      <w:r>
        <w:t xml:space="preserve">, </w:t>
      </w:r>
      <w:r>
        <w:rPr>
          <w:b/>
        </w:rPr>
        <w:t>Korman TM</w:t>
      </w:r>
      <w:r>
        <w:t xml:space="preserve">. 2014. Clinical and microbiological characteristics of eggerthella lenta bacteremia </w:t>
      </w:r>
      <w:r>
        <w:rPr>
          <w:b/>
        </w:rPr>
        <w:t>53</w:t>
      </w:r>
      <w:r>
        <w:t>:626–635. doi:</w:t>
      </w:r>
      <w:hyperlink r:id="rId75">
        <w:r>
          <w:rPr>
            <w:rStyle w:val="Hyperlink"/>
          </w:rPr>
          <w:t>10.1128/jcm.02926-14</w:t>
        </w:r>
      </w:hyperlink>
      <w:r>
        <w:t>.</w:t>
      </w:r>
    </w:p>
    <w:p w14:paraId="3FF4D1A2" w14:textId="77777777" w:rsidR="003106A6" w:rsidRDefault="007E0AFF">
      <w:pPr>
        <w:pStyle w:val="Bibliography"/>
      </w:pPr>
      <w:bookmarkStart w:id="227" w:name="ref-Iljazovic2020"/>
      <w:bookmarkEnd w:id="226"/>
      <w:r>
        <w:t xml:space="preserve">65. </w:t>
      </w:r>
      <w:r>
        <w:rPr>
          <w:b/>
        </w:rPr>
        <w:t>Iljazovic A</w:t>
      </w:r>
      <w:r>
        <w:t xml:space="preserve">, </w:t>
      </w:r>
      <w:r>
        <w:rPr>
          <w:b/>
        </w:rPr>
        <w:t>Roy U</w:t>
      </w:r>
      <w:r>
        <w:t xml:space="preserve">, </w:t>
      </w:r>
      <w:r>
        <w:rPr>
          <w:b/>
        </w:rPr>
        <w:t>Gálvez EJC</w:t>
      </w:r>
      <w:r>
        <w:t xml:space="preserve">, </w:t>
      </w:r>
      <w:r>
        <w:rPr>
          <w:b/>
        </w:rPr>
        <w:t>Lesker TR</w:t>
      </w:r>
      <w:r>
        <w:t xml:space="preserve">, </w:t>
      </w:r>
      <w:r>
        <w:rPr>
          <w:b/>
        </w:rPr>
        <w:t>Zhao B</w:t>
      </w:r>
      <w:r>
        <w:t xml:space="preserve">, </w:t>
      </w:r>
      <w:r>
        <w:rPr>
          <w:b/>
        </w:rPr>
        <w:t>Gronow A</w:t>
      </w:r>
      <w:r>
        <w:t xml:space="preserve">, </w:t>
      </w:r>
      <w:r>
        <w:rPr>
          <w:b/>
        </w:rPr>
        <w:t>Amend L</w:t>
      </w:r>
      <w:r>
        <w:t xml:space="preserve">, </w:t>
      </w:r>
      <w:r>
        <w:rPr>
          <w:b/>
        </w:rPr>
        <w:t>Will SE</w:t>
      </w:r>
      <w:r>
        <w:t xml:space="preserve">, </w:t>
      </w:r>
      <w:r>
        <w:rPr>
          <w:b/>
        </w:rPr>
        <w:t>Hofmann JD</w:t>
      </w:r>
      <w:r>
        <w:t xml:space="preserve">, </w:t>
      </w:r>
      <w:r>
        <w:rPr>
          <w:b/>
        </w:rPr>
        <w:t>Pils MC</w:t>
      </w:r>
      <w:r>
        <w:t xml:space="preserve">, </w:t>
      </w:r>
      <w:r>
        <w:rPr>
          <w:b/>
        </w:rPr>
        <w:t>Schmidt-Hohagen K</w:t>
      </w:r>
      <w:r>
        <w:t xml:space="preserve">, </w:t>
      </w:r>
      <w:r>
        <w:rPr>
          <w:b/>
        </w:rPr>
        <w:t>Neumann-Schaal M</w:t>
      </w:r>
      <w:r>
        <w:t xml:space="preserve">, </w:t>
      </w:r>
      <w:r>
        <w:rPr>
          <w:b/>
        </w:rPr>
        <w:t>Strowig T</w:t>
      </w:r>
      <w:r>
        <w:t xml:space="preserve">. 2020. Perturbation of the gut microbiome by prevotella spp. Enhances host susceptibility to mucosal inflammation </w:t>
      </w:r>
      <w:r>
        <w:rPr>
          <w:b/>
        </w:rPr>
        <w:t>14</w:t>
      </w:r>
      <w:r>
        <w:t>:113–124. doi:</w:t>
      </w:r>
      <w:hyperlink r:id="rId76">
        <w:r>
          <w:rPr>
            <w:rStyle w:val="Hyperlink"/>
          </w:rPr>
          <w:t>10.1038/s41385-020-0296-4</w:t>
        </w:r>
      </w:hyperlink>
      <w:r>
        <w:t>.</w:t>
      </w:r>
    </w:p>
    <w:p w14:paraId="2E1B0B38" w14:textId="77777777" w:rsidR="003106A6" w:rsidRDefault="007E0AFF">
      <w:pPr>
        <w:pStyle w:val="Bibliography"/>
      </w:pPr>
      <w:bookmarkStart w:id="228" w:name="ref-Nagalingam2013"/>
      <w:bookmarkEnd w:id="227"/>
      <w:r>
        <w:t xml:space="preserve">66. </w:t>
      </w:r>
      <w:r>
        <w:rPr>
          <w:b/>
        </w:rPr>
        <w:t>Nagalingam NA</w:t>
      </w:r>
      <w:r>
        <w:t xml:space="preserve">, </w:t>
      </w:r>
      <w:r>
        <w:rPr>
          <w:b/>
        </w:rPr>
        <w:t>Robinson CJ</w:t>
      </w:r>
      <w:r>
        <w:t xml:space="preserve">, </w:t>
      </w:r>
      <w:r>
        <w:rPr>
          <w:b/>
        </w:rPr>
        <w:t>Bergin IL</w:t>
      </w:r>
      <w:r>
        <w:t xml:space="preserve">, </w:t>
      </w:r>
      <w:r>
        <w:rPr>
          <w:b/>
        </w:rPr>
        <w:t>Eaton KA</w:t>
      </w:r>
      <w:r>
        <w:t xml:space="preserve">, </w:t>
      </w:r>
      <w:r>
        <w:rPr>
          <w:b/>
        </w:rPr>
        <w:t>Huffnagle GB</w:t>
      </w:r>
      <w:r>
        <w:t xml:space="preserve">, </w:t>
      </w:r>
      <w:r>
        <w:rPr>
          <w:b/>
        </w:rPr>
        <w:t>Young VB</w:t>
      </w:r>
      <w:r>
        <w:t xml:space="preserve">. 2013. The effects of intestinal microbial community structure on disease manifestation in IL-10-/- mice infected with helicobacter hepaticus </w:t>
      </w:r>
      <w:r>
        <w:rPr>
          <w:b/>
        </w:rPr>
        <w:t>1</w:t>
      </w:r>
      <w:r>
        <w:t>. doi:</w:t>
      </w:r>
      <w:hyperlink r:id="rId77">
        <w:r>
          <w:rPr>
            <w:rStyle w:val="Hyperlink"/>
          </w:rPr>
          <w:t>10.1186/2049-2618-1-15</w:t>
        </w:r>
      </w:hyperlink>
      <w:r>
        <w:t>.</w:t>
      </w:r>
    </w:p>
    <w:p w14:paraId="5E8A353D" w14:textId="77777777" w:rsidR="003106A6" w:rsidRDefault="007E0AFF">
      <w:pPr>
        <w:pStyle w:val="Bibliography"/>
      </w:pPr>
      <w:bookmarkStart w:id="229" w:name="ref-AbernathyClose2021"/>
      <w:bookmarkEnd w:id="228"/>
      <w:r>
        <w:t xml:space="preserve">67. </w:t>
      </w:r>
      <w:r>
        <w:rPr>
          <w:b/>
        </w:rPr>
        <w:t>Abernathy-Close L</w:t>
      </w:r>
      <w:r>
        <w:t xml:space="preserve">, </w:t>
      </w:r>
      <w:r>
        <w:rPr>
          <w:b/>
        </w:rPr>
        <w:t>Barron MR</w:t>
      </w:r>
      <w:r>
        <w:t xml:space="preserve">, </w:t>
      </w:r>
      <w:r>
        <w:rPr>
          <w:b/>
        </w:rPr>
        <w:t>George JM</w:t>
      </w:r>
      <w:r>
        <w:t xml:space="preserve">, </w:t>
      </w:r>
      <w:r>
        <w:rPr>
          <w:b/>
        </w:rPr>
        <w:t>Dieterle MG</w:t>
      </w:r>
      <w:r>
        <w:t xml:space="preserve">, </w:t>
      </w:r>
      <w:r>
        <w:rPr>
          <w:b/>
        </w:rPr>
        <w:t>Vendrov KC</w:t>
      </w:r>
      <w:r>
        <w:t xml:space="preserve">, </w:t>
      </w:r>
      <w:r>
        <w:rPr>
          <w:b/>
        </w:rPr>
        <w:t>Bergin IL</w:t>
      </w:r>
      <w:r>
        <w:t xml:space="preserve">, </w:t>
      </w:r>
      <w:r>
        <w:rPr>
          <w:b/>
        </w:rPr>
        <w:t>Young VB</w:t>
      </w:r>
      <w:r>
        <w:t>. 2021. Intestinal inflammation and altered gut microbiota associated with inflammatory bowel disease render mice susceptible to clostridioides difficile colonization and infection. doi:</w:t>
      </w:r>
      <w:hyperlink r:id="rId78">
        <w:r>
          <w:rPr>
            <w:rStyle w:val="Hyperlink"/>
          </w:rPr>
          <w:t>10.1128/mbio.02733-20</w:t>
        </w:r>
      </w:hyperlink>
      <w:r>
        <w:t>.</w:t>
      </w:r>
    </w:p>
    <w:bookmarkEnd w:id="163"/>
    <w:bookmarkEnd w:id="229"/>
    <w:p w14:paraId="77295374" w14:textId="77777777" w:rsidR="003106A6" w:rsidRDefault="007E0AFF">
      <w:r>
        <w:br w:type="page"/>
      </w:r>
    </w:p>
    <w:p w14:paraId="0773715F" w14:textId="77777777" w:rsidR="003106A6" w:rsidRDefault="007E0AFF">
      <w:pPr>
        <w:pStyle w:val="BodyText"/>
      </w:pPr>
      <w:r>
        <w:rPr>
          <w:noProof/>
        </w:rPr>
        <w:lastRenderedPageBreak/>
        <w:drawing>
          <wp:inline distT="0" distB="0" distL="0" distR="0" wp14:anchorId="280C076B" wp14:editId="708561DE">
            <wp:extent cx="5334000" cy="703094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1.jpg"/>
                    <pic:cNvPicPr>
                      <a:picLocks noChangeAspect="1" noChangeArrowheads="1"/>
                    </pic:cNvPicPr>
                  </pic:nvPicPr>
                  <pic:blipFill>
                    <a:blip r:embed="rId79"/>
                    <a:stretch>
                      <a:fillRect/>
                    </a:stretch>
                  </pic:blipFill>
                  <pic:spPr bwMode="auto">
                    <a:xfrm>
                      <a:off x="0" y="0"/>
                      <a:ext cx="5334000" cy="7030946"/>
                    </a:xfrm>
                    <a:prstGeom prst="rect">
                      <a:avLst/>
                    </a:prstGeom>
                    <a:noFill/>
                    <a:ln w="9525">
                      <a:noFill/>
                      <a:headEnd/>
                      <a:tailEnd/>
                    </a:ln>
                  </pic:spPr>
                </pic:pic>
              </a:graphicData>
            </a:graphic>
          </wp:inline>
        </w:drawing>
      </w:r>
    </w:p>
    <w:p w14:paraId="72D0F019" w14:textId="5B87AD9B" w:rsidR="003106A6" w:rsidRDefault="007E0AFF">
      <w:pPr>
        <w:pStyle w:val="BodyText"/>
      </w:pPr>
      <w:r>
        <w:rPr>
          <w:b/>
        </w:rPr>
        <w:t>Figure 1. R.</w:t>
      </w:r>
      <w:r>
        <w:t xml:space="preserve"> (A-C</w:t>
      </w:r>
      <w:proofErr w:type="gramStart"/>
      <w:r>
        <w:t>).</w:t>
      </w:r>
      <w:ins w:id="230" w:author="Tomkovich, Sarah" w:date="2021-11-02T19:29:00Z">
        <w:r w:rsidR="0039436F">
          <w:t>Consider</w:t>
        </w:r>
        <w:proofErr w:type="gramEnd"/>
        <w:r w:rsidR="0039436F">
          <w:t xml:space="preserve"> adding donor profile to A</w:t>
        </w:r>
      </w:ins>
    </w:p>
    <w:p w14:paraId="5497DDD3" w14:textId="77777777" w:rsidR="003106A6" w:rsidRDefault="007E0AFF">
      <w:pPr>
        <w:pStyle w:val="BodyText"/>
      </w:pPr>
      <w:r>
        <w:rPr>
          <w:noProof/>
        </w:rPr>
        <w:lastRenderedPageBreak/>
        <w:drawing>
          <wp:inline distT="0" distB="0" distL="0" distR="0" wp14:anchorId="48088539" wp14:editId="09EBB40D">
            <wp:extent cx="5334000" cy="3556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2.jpg"/>
                    <pic:cNvPicPr>
                      <a:picLocks noChangeAspect="1" noChangeArrowheads="1"/>
                    </pic:cNvPicPr>
                  </pic:nvPicPr>
                  <pic:blipFill>
                    <a:blip r:embed="rId80"/>
                    <a:stretch>
                      <a:fillRect/>
                    </a:stretch>
                  </pic:blipFill>
                  <pic:spPr bwMode="auto">
                    <a:xfrm>
                      <a:off x="0" y="0"/>
                      <a:ext cx="5334000" cy="3556000"/>
                    </a:xfrm>
                    <a:prstGeom prst="rect">
                      <a:avLst/>
                    </a:prstGeom>
                    <a:noFill/>
                    <a:ln w="9525">
                      <a:noFill/>
                      <a:headEnd/>
                      <a:tailEnd/>
                    </a:ln>
                  </pic:spPr>
                </pic:pic>
              </a:graphicData>
            </a:graphic>
          </wp:inline>
        </w:drawing>
      </w:r>
    </w:p>
    <w:p w14:paraId="6125D379" w14:textId="77777777" w:rsidR="003106A6" w:rsidRDefault="007E0AFF">
      <w:pPr>
        <w:pStyle w:val="BodyText"/>
      </w:pPr>
      <w:r>
        <w:rPr>
          <w:b/>
        </w:rPr>
        <w:t>Figure 2. M.</w:t>
      </w:r>
      <w:r>
        <w:t xml:space="preserve"> </w:t>
      </w:r>
      <w:commentRangeStart w:id="231"/>
      <w:r>
        <w:t>F</w:t>
      </w:r>
      <w:commentRangeEnd w:id="231"/>
      <w:r w:rsidR="0039436F">
        <w:rPr>
          <w:rStyle w:val="CommentReference"/>
        </w:rPr>
        <w:commentReference w:id="231"/>
      </w:r>
      <w:r>
        <w:t>.</w:t>
      </w:r>
    </w:p>
    <w:p w14:paraId="032EB169" w14:textId="77777777" w:rsidR="003106A6" w:rsidRDefault="007E0AFF">
      <w:pPr>
        <w:pStyle w:val="BodyText"/>
      </w:pPr>
      <w:r>
        <w:rPr>
          <w:noProof/>
        </w:rPr>
        <w:drawing>
          <wp:inline distT="0" distB="0" distL="0" distR="0" wp14:anchorId="3267101E" wp14:editId="36E22DFC">
            <wp:extent cx="5334000" cy="3556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3.jpg"/>
                    <pic:cNvPicPr>
                      <a:picLocks noChangeAspect="1" noChangeArrowheads="1"/>
                    </pic:cNvPicPr>
                  </pic:nvPicPr>
                  <pic:blipFill>
                    <a:blip r:embed="rId81"/>
                    <a:stretch>
                      <a:fillRect/>
                    </a:stretch>
                  </pic:blipFill>
                  <pic:spPr bwMode="auto">
                    <a:xfrm>
                      <a:off x="0" y="0"/>
                      <a:ext cx="5334000" cy="3556000"/>
                    </a:xfrm>
                    <a:prstGeom prst="rect">
                      <a:avLst/>
                    </a:prstGeom>
                    <a:noFill/>
                    <a:ln w="9525">
                      <a:noFill/>
                      <a:headEnd/>
                      <a:tailEnd/>
                    </a:ln>
                  </pic:spPr>
                </pic:pic>
              </a:graphicData>
            </a:graphic>
          </wp:inline>
        </w:drawing>
      </w:r>
    </w:p>
    <w:p w14:paraId="3158C490" w14:textId="77777777" w:rsidR="003106A6" w:rsidRDefault="007E0AFF">
      <w:pPr>
        <w:pStyle w:val="BodyText"/>
      </w:pPr>
      <w:r>
        <w:rPr>
          <w:b/>
        </w:rPr>
        <w:t>Figure 3. O.</w:t>
      </w:r>
      <w:r>
        <w:t xml:space="preserve"> F.</w:t>
      </w:r>
      <w:commentRangeStart w:id="232"/>
      <w:commentRangeEnd w:id="232"/>
      <w:r w:rsidR="0039436F">
        <w:rPr>
          <w:rStyle w:val="CommentReference"/>
        </w:rPr>
        <w:commentReference w:id="232"/>
      </w:r>
    </w:p>
    <w:p w14:paraId="3579A3BA" w14:textId="77777777" w:rsidR="003106A6" w:rsidRDefault="007E0AFF">
      <w:pPr>
        <w:pStyle w:val="BodyText"/>
      </w:pPr>
      <w:r>
        <w:rPr>
          <w:noProof/>
        </w:rPr>
        <w:lastRenderedPageBreak/>
        <w:drawing>
          <wp:inline distT="0" distB="0" distL="0" distR="0" wp14:anchorId="1E0AE348" wp14:editId="22BE069E">
            <wp:extent cx="5334000" cy="5432298"/>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4.jpg"/>
                    <pic:cNvPicPr>
                      <a:picLocks noChangeAspect="1" noChangeArrowheads="1"/>
                    </pic:cNvPicPr>
                  </pic:nvPicPr>
                  <pic:blipFill>
                    <a:blip r:embed="rId82"/>
                    <a:stretch>
                      <a:fillRect/>
                    </a:stretch>
                  </pic:blipFill>
                  <pic:spPr bwMode="auto">
                    <a:xfrm>
                      <a:off x="0" y="0"/>
                      <a:ext cx="5334000" cy="5432298"/>
                    </a:xfrm>
                    <a:prstGeom prst="rect">
                      <a:avLst/>
                    </a:prstGeom>
                    <a:noFill/>
                    <a:ln w="9525">
                      <a:noFill/>
                      <a:headEnd/>
                      <a:tailEnd/>
                    </a:ln>
                  </pic:spPr>
                </pic:pic>
              </a:graphicData>
            </a:graphic>
          </wp:inline>
        </w:drawing>
      </w:r>
    </w:p>
    <w:p w14:paraId="168AF821" w14:textId="77777777" w:rsidR="003106A6" w:rsidRDefault="007E0AFF">
      <w:pPr>
        <w:pStyle w:val="BodyText"/>
      </w:pPr>
      <w:r>
        <w:rPr>
          <w:b/>
        </w:rPr>
        <w:t>Figure 4. E.</w:t>
      </w:r>
      <w:r>
        <w:t xml:space="preserve"> </w:t>
      </w:r>
      <w:commentRangeStart w:id="233"/>
      <w:r>
        <w:t>A.</w:t>
      </w:r>
      <w:commentRangeEnd w:id="233"/>
      <w:r w:rsidR="0039436F">
        <w:rPr>
          <w:rStyle w:val="CommentReference"/>
        </w:rPr>
        <w:commentReference w:id="233"/>
      </w:r>
    </w:p>
    <w:p w14:paraId="6C5DD07E" w14:textId="77777777" w:rsidR="003106A6" w:rsidRDefault="007E0AFF">
      <w:pPr>
        <w:pStyle w:val="BodyText"/>
      </w:pPr>
      <w:r>
        <w:rPr>
          <w:noProof/>
        </w:rPr>
        <w:lastRenderedPageBreak/>
        <w:drawing>
          <wp:inline distT="0" distB="0" distL="0" distR="0" wp14:anchorId="6F109D7C" wp14:editId="6B767FD3">
            <wp:extent cx="5334000" cy="8001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5.jpg"/>
                    <pic:cNvPicPr>
                      <a:picLocks noChangeAspect="1" noChangeArrowheads="1"/>
                    </pic:cNvPicPr>
                  </pic:nvPicPr>
                  <pic:blipFill>
                    <a:blip r:embed="rId83"/>
                    <a:stretch>
                      <a:fillRect/>
                    </a:stretch>
                  </pic:blipFill>
                  <pic:spPr bwMode="auto">
                    <a:xfrm>
                      <a:off x="0" y="0"/>
                      <a:ext cx="5334000" cy="8001000"/>
                    </a:xfrm>
                    <a:prstGeom prst="rect">
                      <a:avLst/>
                    </a:prstGeom>
                    <a:noFill/>
                    <a:ln w="9525">
                      <a:noFill/>
                      <a:headEnd/>
                      <a:tailEnd/>
                    </a:ln>
                  </pic:spPr>
                </pic:pic>
              </a:graphicData>
            </a:graphic>
          </wp:inline>
        </w:drawing>
      </w:r>
    </w:p>
    <w:p w14:paraId="66146F0D" w14:textId="77777777" w:rsidR="003106A6" w:rsidRDefault="007E0AFF">
      <w:pPr>
        <w:pStyle w:val="BodyText"/>
      </w:pPr>
      <w:r>
        <w:rPr>
          <w:b/>
        </w:rPr>
        <w:lastRenderedPageBreak/>
        <w:t>Figure 5. D.</w:t>
      </w:r>
      <w:r>
        <w:t xml:space="preserve"> (A) </w:t>
      </w:r>
      <w:commentRangeStart w:id="234"/>
      <w:r>
        <w:t>L</w:t>
      </w:r>
      <w:commentRangeEnd w:id="234"/>
      <w:r w:rsidR="0039436F">
        <w:rPr>
          <w:rStyle w:val="CommentReference"/>
        </w:rPr>
        <w:commentReference w:id="234"/>
      </w:r>
    </w:p>
    <w:p w14:paraId="38F53A89" w14:textId="77777777" w:rsidR="003106A6" w:rsidRDefault="007E0AFF">
      <w:pPr>
        <w:pStyle w:val="BodyText"/>
      </w:pPr>
      <w:r>
        <w:rPr>
          <w:noProof/>
        </w:rPr>
        <w:drawing>
          <wp:inline distT="0" distB="0" distL="0" distR="0" wp14:anchorId="3C12C381" wp14:editId="36E2FD76">
            <wp:extent cx="5334000" cy="2667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6.jpg"/>
                    <pic:cNvPicPr>
                      <a:picLocks noChangeAspect="1" noChangeArrowheads="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p>
    <w:p w14:paraId="32D37A6E" w14:textId="77777777" w:rsidR="003106A6" w:rsidRDefault="007E0AFF">
      <w:pPr>
        <w:pStyle w:val="BodyText"/>
      </w:pPr>
      <w:r>
        <w:rPr>
          <w:b/>
        </w:rPr>
        <w:t>Figure 6. D.</w:t>
      </w:r>
      <w:r>
        <w:t xml:space="preserve"> (A) </w:t>
      </w:r>
      <w:commentRangeStart w:id="235"/>
      <w:r>
        <w:t>L</w:t>
      </w:r>
      <w:commentRangeEnd w:id="235"/>
      <w:r w:rsidR="0039436F">
        <w:rPr>
          <w:rStyle w:val="CommentReference"/>
        </w:rPr>
        <w:commentReference w:id="235"/>
      </w:r>
    </w:p>
    <w:p w14:paraId="760C8D92" w14:textId="77777777" w:rsidR="003106A6" w:rsidRDefault="007E0AFF">
      <w:pPr>
        <w:pStyle w:val="BodyText"/>
      </w:pPr>
      <w:r>
        <w:rPr>
          <w:noProof/>
        </w:rPr>
        <w:drawing>
          <wp:inline distT="0" distB="0" distL="0" distR="0" wp14:anchorId="3D226A4A" wp14:editId="6C546B3A">
            <wp:extent cx="5334000" cy="3556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S1.jpg"/>
                    <pic:cNvPicPr>
                      <a:picLocks noChangeAspect="1" noChangeArrowheads="1"/>
                    </pic:cNvPicPr>
                  </pic:nvPicPr>
                  <pic:blipFill>
                    <a:blip r:embed="rId85"/>
                    <a:stretch>
                      <a:fillRect/>
                    </a:stretch>
                  </pic:blipFill>
                  <pic:spPr bwMode="auto">
                    <a:xfrm>
                      <a:off x="0" y="0"/>
                      <a:ext cx="5334000" cy="3556000"/>
                    </a:xfrm>
                    <a:prstGeom prst="rect">
                      <a:avLst/>
                    </a:prstGeom>
                    <a:noFill/>
                    <a:ln w="9525">
                      <a:noFill/>
                      <a:headEnd/>
                      <a:tailEnd/>
                    </a:ln>
                  </pic:spPr>
                </pic:pic>
              </a:graphicData>
            </a:graphic>
          </wp:inline>
        </w:drawing>
      </w:r>
    </w:p>
    <w:p w14:paraId="5AA02268" w14:textId="77777777" w:rsidR="003106A6" w:rsidRDefault="007E0AFF">
      <w:pPr>
        <w:pStyle w:val="BodyText"/>
      </w:pPr>
      <w:r>
        <w:rPr>
          <w:b/>
        </w:rPr>
        <w:t>Figure S1. D.</w:t>
      </w:r>
      <w:r>
        <w:t xml:space="preserve"> (A) </w:t>
      </w:r>
      <w:commentRangeStart w:id="236"/>
      <w:r>
        <w:t>L</w:t>
      </w:r>
      <w:commentRangeEnd w:id="236"/>
      <w:r w:rsidR="00A91F1E">
        <w:rPr>
          <w:rStyle w:val="CommentReference"/>
        </w:rPr>
        <w:commentReference w:id="236"/>
      </w:r>
    </w:p>
    <w:p w14:paraId="4C54E019" w14:textId="77777777" w:rsidR="003106A6" w:rsidRDefault="007E0AFF">
      <w:pPr>
        <w:pStyle w:val="BodyText"/>
      </w:pPr>
      <w:r>
        <w:rPr>
          <w:noProof/>
        </w:rPr>
        <w:lastRenderedPageBreak/>
        <w:drawing>
          <wp:inline distT="0" distB="0" distL="0" distR="0" wp14:anchorId="7DA281CF" wp14:editId="5E5AD836">
            <wp:extent cx="5334000" cy="6984384"/>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S2.jpg"/>
                    <pic:cNvPicPr>
                      <a:picLocks noChangeAspect="1" noChangeArrowheads="1"/>
                    </pic:cNvPicPr>
                  </pic:nvPicPr>
                  <pic:blipFill>
                    <a:blip r:embed="rId86"/>
                    <a:stretch>
                      <a:fillRect/>
                    </a:stretch>
                  </pic:blipFill>
                  <pic:spPr bwMode="auto">
                    <a:xfrm>
                      <a:off x="0" y="0"/>
                      <a:ext cx="5334000" cy="6984384"/>
                    </a:xfrm>
                    <a:prstGeom prst="rect">
                      <a:avLst/>
                    </a:prstGeom>
                    <a:noFill/>
                    <a:ln w="9525">
                      <a:noFill/>
                      <a:headEnd/>
                      <a:tailEnd/>
                    </a:ln>
                  </pic:spPr>
                </pic:pic>
              </a:graphicData>
            </a:graphic>
          </wp:inline>
        </w:drawing>
      </w:r>
    </w:p>
    <w:p w14:paraId="6F2603A2" w14:textId="77777777" w:rsidR="003106A6" w:rsidRDefault="007E0AFF">
      <w:pPr>
        <w:pStyle w:val="BodyText"/>
      </w:pPr>
      <w:r>
        <w:rPr>
          <w:b/>
        </w:rPr>
        <w:t>Figure S2. D.</w:t>
      </w:r>
      <w:r>
        <w:t xml:space="preserve"> (A) L</w:t>
      </w:r>
    </w:p>
    <w:p w14:paraId="206654EA" w14:textId="77777777" w:rsidR="003106A6" w:rsidRDefault="007E0AFF">
      <w:pPr>
        <w:pStyle w:val="BodyText"/>
      </w:pPr>
      <w:r>
        <w:rPr>
          <w:noProof/>
        </w:rPr>
        <w:lastRenderedPageBreak/>
        <w:drawing>
          <wp:inline distT="0" distB="0" distL="0" distR="0" wp14:anchorId="5E256CC0" wp14:editId="5CC9F97C">
            <wp:extent cx="5334000" cy="5334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S3.jpg"/>
                    <pic:cNvPicPr>
                      <a:picLocks noChangeAspect="1" noChangeArrowheads="1"/>
                    </pic:cNvPicPr>
                  </pic:nvPicPr>
                  <pic:blipFill>
                    <a:blip r:embed="rId87"/>
                    <a:stretch>
                      <a:fillRect/>
                    </a:stretch>
                  </pic:blipFill>
                  <pic:spPr bwMode="auto">
                    <a:xfrm>
                      <a:off x="0" y="0"/>
                      <a:ext cx="5334000" cy="5334000"/>
                    </a:xfrm>
                    <a:prstGeom prst="rect">
                      <a:avLst/>
                    </a:prstGeom>
                    <a:noFill/>
                    <a:ln w="9525">
                      <a:noFill/>
                      <a:headEnd/>
                      <a:tailEnd/>
                    </a:ln>
                  </pic:spPr>
                </pic:pic>
              </a:graphicData>
            </a:graphic>
          </wp:inline>
        </w:drawing>
      </w:r>
    </w:p>
    <w:p w14:paraId="10D4609D" w14:textId="77777777" w:rsidR="003106A6" w:rsidRDefault="007E0AFF">
      <w:pPr>
        <w:pStyle w:val="BodyText"/>
      </w:pPr>
      <w:r>
        <w:rPr>
          <w:b/>
        </w:rPr>
        <w:t>Figure S3. D.</w:t>
      </w:r>
      <w:r>
        <w:t xml:space="preserve"> (A) L</w:t>
      </w:r>
    </w:p>
    <w:p w14:paraId="3E8B2514" w14:textId="77777777" w:rsidR="003106A6" w:rsidRDefault="007E0AFF">
      <w:pPr>
        <w:pStyle w:val="BodyText"/>
      </w:pPr>
      <w:r>
        <w:rPr>
          <w:b/>
        </w:rPr>
        <w:t>Table 1. D.</w:t>
      </w:r>
      <w:r>
        <w:t xml:space="preserve"> (A) L</w:t>
      </w:r>
    </w:p>
    <w:p w14:paraId="7B1A3306" w14:textId="77777777" w:rsidR="003106A6" w:rsidRDefault="007E0AFF">
      <w:pPr>
        <w:pStyle w:val="BodyText"/>
      </w:pPr>
      <w:r>
        <w:t>samples_used &lt;- readxl::read_xlsx(‘data/raw/humanGF_ids.xlsx’) %&gt;% pull(human_source) %&gt;% unique donor_data &lt;- readxl::read_xlsx(‘data/raw/MIMARKS_cdclinical.xlsx’) %&gt;% filter(sample_id %in% samples_used) %&gt;% select(sample_id, biome, age, gender, “antibiotics &gt;3mo”, protonpump, antacid, Healthworker, historyCdiff, Surgery6mos, Vegetarian, weight, disease_stat)</w:t>
      </w:r>
    </w:p>
    <w:p w14:paraId="37246750" w14:textId="77777777" w:rsidR="003106A6" w:rsidRDefault="007E0AFF">
      <w:pPr>
        <w:pStyle w:val="BodyText"/>
      </w:pPr>
      <w:r>
        <w:rPr>
          <w:b/>
        </w:rPr>
        <w:t>Table 2. D.</w:t>
      </w:r>
      <w:r>
        <w:t xml:space="preserve"> (A) L</w:t>
      </w:r>
    </w:p>
    <w:p w14:paraId="0A9C44E7" w14:textId="77777777" w:rsidR="003106A6" w:rsidRDefault="007E0AFF">
      <w:pPr>
        <w:pStyle w:val="BodyText"/>
      </w:pPr>
      <w:r>
        <w:t>read.csv(here(‘data/raw/Hanna_in_vitro_data_plus_germination.txt’)) %&gt;% rownames_to_column(‘isolate’) %&gt;% filter(isolate %in% c(‘DA00299’, ‘DA00395’, ‘DA00458’, ‘DA00431’))</w:t>
      </w:r>
    </w:p>
    <w:sectPr w:rsidR="003106A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Tomkovich, Sarah" w:date="2021-11-01T18:09:00Z" w:initials="TS">
    <w:p w14:paraId="2386CD4D" w14:textId="5644B7D7" w:rsidR="009A1DEA" w:rsidRDefault="009A1DEA">
      <w:pPr>
        <w:pStyle w:val="CommentText"/>
      </w:pPr>
      <w:r>
        <w:rPr>
          <w:rStyle w:val="CommentReference"/>
        </w:rPr>
        <w:annotationRef/>
      </w:r>
      <w:r>
        <w:t xml:space="preserve">Consider a different word or change gut microbiota to a </w:t>
      </w:r>
      <w:proofErr w:type="gramStart"/>
      <w:r>
        <w:t>more narrow</w:t>
      </w:r>
      <w:proofErr w:type="gramEnd"/>
      <w:r>
        <w:t xml:space="preserve"> description</w:t>
      </w:r>
    </w:p>
  </w:comment>
  <w:comment w:id="2" w:author="Tomkovich, Sarah" w:date="2021-11-01T18:15:00Z" w:initials="TS">
    <w:p w14:paraId="19C81C5A" w14:textId="77777777" w:rsidR="009A1DEA" w:rsidRDefault="009A1DEA">
      <w:pPr>
        <w:pStyle w:val="CommentText"/>
      </w:pPr>
      <w:r>
        <w:rPr>
          <w:rStyle w:val="CommentReference"/>
        </w:rPr>
        <w:annotationRef/>
      </w:r>
      <w:r>
        <w:t>General feedback:</w:t>
      </w:r>
    </w:p>
    <w:p w14:paraId="34A65F7C" w14:textId="77777777" w:rsidR="009A1DEA" w:rsidRDefault="009A1DEA">
      <w:pPr>
        <w:pStyle w:val="CommentText"/>
      </w:pPr>
    </w:p>
    <w:p w14:paraId="4C821C65" w14:textId="08150EEF" w:rsidR="009A1DEA" w:rsidRDefault="009A1DEA">
      <w:pPr>
        <w:pStyle w:val="CommentText"/>
      </w:pPr>
      <w:r>
        <w:t xml:space="preserve">CDI severity classification varies across the literature. I think you should make this clear and define in the intro both when </w:t>
      </w:r>
      <w:r w:rsidR="007753A8">
        <w:t xml:space="preserve">classifying CDIs in patients </w:t>
      </w:r>
      <w:r>
        <w:t xml:space="preserve">and also how that translates to the mouse model. Here’s a good reference on severe CDI definitions: </w:t>
      </w:r>
      <w:hyperlink r:id="rId1" w:history="1">
        <w:r w:rsidRPr="00871F28">
          <w:rPr>
            <w:rStyle w:val="Hyperlink"/>
          </w:rPr>
          <w:t>https://pubmed.ncbi.nlm.nih.gov/34646358/</w:t>
        </w:r>
      </w:hyperlink>
    </w:p>
    <w:p w14:paraId="0264B71F" w14:textId="60550135" w:rsidR="00A91F1E" w:rsidRDefault="00A91F1E">
      <w:pPr>
        <w:pStyle w:val="CommentText"/>
      </w:pPr>
      <w:r>
        <w:t xml:space="preserve">I think </w:t>
      </w:r>
      <w:r w:rsidR="007753A8">
        <w:t xml:space="preserve">using mortality and histopathologic score as part of your definition for severe disease and then continuing to refer to either mortality </w:t>
      </w:r>
      <w:proofErr w:type="gramStart"/>
      <w:r w:rsidR="007753A8">
        <w:t>and</w:t>
      </w:r>
      <w:proofErr w:type="gramEnd"/>
      <w:r w:rsidR="007753A8">
        <w:t xml:space="preserve"> histopathologic score would make things more clear for your readers. Plus, I think the studies of severe disease in mice tends to highlight mortality and/or histopathologic score</w:t>
      </w:r>
    </w:p>
    <w:p w14:paraId="1E82AC1B" w14:textId="77777777" w:rsidR="009A1DEA" w:rsidRDefault="009A1DEA">
      <w:pPr>
        <w:pStyle w:val="CommentText"/>
      </w:pPr>
    </w:p>
    <w:p w14:paraId="7CA89CE4" w14:textId="407A4EA2" w:rsidR="009A1DEA" w:rsidRDefault="009A1DEA">
      <w:pPr>
        <w:pStyle w:val="CommentText"/>
      </w:pPr>
      <w:r>
        <w:t>Try and keep terminology consistent throughout. Histopathologic scores = clinical score? I would just use histopathologic throughout</w:t>
      </w:r>
    </w:p>
    <w:p w14:paraId="2F2773FF" w14:textId="1799BAA2" w:rsidR="007753A8" w:rsidRDefault="007753A8">
      <w:pPr>
        <w:pStyle w:val="CommentText"/>
      </w:pPr>
    </w:p>
    <w:p w14:paraId="7F9986C7" w14:textId="77712159" w:rsidR="007753A8" w:rsidRDefault="007753A8">
      <w:pPr>
        <w:pStyle w:val="CommentText"/>
      </w:pPr>
      <w:r>
        <w:t xml:space="preserve">Be careful when making absolute </w:t>
      </w:r>
      <w:proofErr w:type="spellStart"/>
      <w:r>
        <w:t>statments</w:t>
      </w:r>
      <w:proofErr w:type="spellEnd"/>
    </w:p>
    <w:p w14:paraId="3AED61FB" w14:textId="77777777" w:rsidR="00A91F1E" w:rsidRDefault="00A91F1E">
      <w:pPr>
        <w:pStyle w:val="CommentText"/>
      </w:pPr>
    </w:p>
    <w:p w14:paraId="254D9C4F" w14:textId="0511EE12" w:rsidR="00A91F1E" w:rsidRDefault="00A91F1E">
      <w:pPr>
        <w:pStyle w:val="CommentText"/>
      </w:pPr>
      <w:r>
        <w:t>Try and have topic and concluding sentences for each paragraph</w:t>
      </w:r>
    </w:p>
  </w:comment>
  <w:comment w:id="4" w:author="Tomkovich, Sarah" w:date="2021-11-01T18:11:00Z" w:initials="TS">
    <w:p w14:paraId="578EEEFE" w14:textId="5B071E95" w:rsidR="009A1DEA" w:rsidRDefault="009A1DEA">
      <w:pPr>
        <w:pStyle w:val="CommentText"/>
      </w:pPr>
      <w:r>
        <w:rPr>
          <w:rStyle w:val="CommentReference"/>
        </w:rPr>
        <w:annotationRef/>
      </w:r>
      <w:r>
        <w:t>This is probably too much background info for an abstract.</w:t>
      </w:r>
    </w:p>
  </w:comment>
  <w:comment w:id="7" w:author="Tomkovich, Sarah" w:date="2021-11-01T18:13:00Z" w:initials="TS">
    <w:p w14:paraId="7581FA1E" w14:textId="541A1E98" w:rsidR="009A1DEA" w:rsidRDefault="009A1DEA">
      <w:pPr>
        <w:pStyle w:val="CommentText"/>
      </w:pPr>
      <w:r>
        <w:rPr>
          <w:rStyle w:val="CommentReference"/>
        </w:rPr>
        <w:annotationRef/>
      </w:r>
      <w:r>
        <w:t>Based on….</w:t>
      </w:r>
    </w:p>
  </w:comment>
  <w:comment w:id="8" w:author="Tomkovich, Sarah" w:date="2021-11-01T18:13:00Z" w:initials="TS">
    <w:p w14:paraId="0914984C" w14:textId="659E17B9" w:rsidR="009A1DEA" w:rsidRDefault="009A1DEA">
      <w:pPr>
        <w:pStyle w:val="CommentText"/>
      </w:pPr>
      <w:r>
        <w:rPr>
          <w:rStyle w:val="CommentReference"/>
        </w:rPr>
        <w:annotationRef/>
      </w:r>
      <w:r>
        <w:t>Italicize all taxa names throughout</w:t>
      </w:r>
    </w:p>
  </w:comment>
  <w:comment w:id="9" w:author="Tomkovich, Sarah" w:date="2021-11-02T19:54:00Z" w:initials="TS">
    <w:p w14:paraId="381C3B80" w14:textId="4DF4B96C" w:rsidR="007753A8" w:rsidRDefault="007753A8">
      <w:pPr>
        <w:pStyle w:val="CommentText"/>
      </w:pPr>
      <w:r>
        <w:rPr>
          <w:rStyle w:val="CommentReference"/>
        </w:rPr>
        <w:annotationRef/>
      </w:r>
      <w:r>
        <w:t>Highlight the strains you use in the abstract unless are they both RT027? Either way, I still think you should state RT027 somewhere in the abstract</w:t>
      </w:r>
    </w:p>
  </w:comment>
  <w:comment w:id="13" w:author="Tomkovich, Sarah" w:date="2021-11-01T18:26:00Z" w:initials="TS">
    <w:p w14:paraId="2BBB8F46" w14:textId="085C362F" w:rsidR="009A1DEA" w:rsidRDefault="009A1DEA">
      <w:pPr>
        <w:pStyle w:val="CommentText"/>
      </w:pPr>
      <w:r>
        <w:rPr>
          <w:rStyle w:val="CommentReference"/>
        </w:rPr>
        <w:annotationRef/>
      </w:r>
      <w:r>
        <w:t xml:space="preserve">Consider a different example such as ICU or surgery since recurrence is not a focus of the paper. </w:t>
      </w:r>
      <w:proofErr w:type="gramStart"/>
      <w:r>
        <w:t>Alternatively</w:t>
      </w:r>
      <w:proofErr w:type="gramEnd"/>
      <w:r>
        <w:t xml:space="preserve"> just leave as “severe outcomes such as death” because that is one of the main outcomes your model assesses</w:t>
      </w:r>
    </w:p>
  </w:comment>
  <w:comment w:id="14" w:author="Tomkovich, Sarah" w:date="2021-11-01T18:30:00Z" w:initials="TS">
    <w:p w14:paraId="64AF558B" w14:textId="668AF828" w:rsidR="009A1DEA" w:rsidRDefault="009A1DEA">
      <w:pPr>
        <w:pStyle w:val="CommentText"/>
      </w:pPr>
      <w:r>
        <w:rPr>
          <w:rStyle w:val="CommentReference"/>
        </w:rPr>
        <w:annotationRef/>
      </w:r>
      <w:r>
        <w:t>Characteristics?</w:t>
      </w:r>
    </w:p>
  </w:comment>
  <w:comment w:id="15" w:author="Tomkovich, Sarah" w:date="2021-11-01T18:30:00Z" w:initials="TS">
    <w:p w14:paraId="7C5F0220" w14:textId="167CC868" w:rsidR="009A1DEA" w:rsidRDefault="009A1DEA">
      <w:pPr>
        <w:pStyle w:val="CommentText"/>
      </w:pPr>
      <w:r>
        <w:rPr>
          <w:rStyle w:val="CommentReference"/>
        </w:rPr>
        <w:annotationRef/>
      </w:r>
      <w:r>
        <w:t xml:space="preserve">This is probably too absolute a statement. Anna </w:t>
      </w:r>
      <w:proofErr w:type="spellStart"/>
      <w:r>
        <w:t>Seekatz</w:t>
      </w:r>
      <w:proofErr w:type="spellEnd"/>
      <w:r>
        <w:t xml:space="preserve"> describes some gut microbiota features associated with disease severity (based on the IDSA/SHEA definition) </w:t>
      </w:r>
      <w:hyperlink r:id="rId2" w:history="1">
        <w:r w:rsidRPr="00871F28">
          <w:rPr>
            <w:rStyle w:val="Hyperlink"/>
          </w:rPr>
          <w:t>https://pubmed.ncbi.nlm.nih.gov/27121861/</w:t>
        </w:r>
      </w:hyperlink>
      <w:r>
        <w:t xml:space="preserve"> </w:t>
      </w:r>
    </w:p>
  </w:comment>
  <w:comment w:id="16" w:author="Tomkovich, Sarah" w:date="2021-11-01T18:32:00Z" w:initials="TS">
    <w:p w14:paraId="19E9D85A" w14:textId="0DB7F08B" w:rsidR="009A1DEA" w:rsidRDefault="009A1DEA">
      <w:pPr>
        <w:pStyle w:val="CommentText"/>
      </w:pPr>
      <w:r>
        <w:rPr>
          <w:rStyle w:val="CommentReference"/>
        </w:rPr>
        <w:annotationRef/>
      </w:r>
      <w:r>
        <w:t xml:space="preserve">Too strong a statement for the data </w:t>
      </w:r>
      <w:proofErr w:type="gramStart"/>
      <w:r>
        <w:t>presented?</w:t>
      </w:r>
      <w:proofErr w:type="gramEnd"/>
      <w:r>
        <w:t xml:space="preserve"> Change to association?</w:t>
      </w:r>
    </w:p>
  </w:comment>
  <w:comment w:id="18" w:author="Tomkovich, Sarah" w:date="2021-11-01T18:54:00Z" w:initials="TS">
    <w:p w14:paraId="2475B75C" w14:textId="77777777" w:rsidR="009A1DEA" w:rsidRDefault="009A1DEA">
      <w:pPr>
        <w:pStyle w:val="CommentText"/>
      </w:pPr>
      <w:r>
        <w:rPr>
          <w:rStyle w:val="CommentReference"/>
        </w:rPr>
        <w:annotationRef/>
      </w:r>
      <w:r>
        <w:t>Somewhere in the 1</w:t>
      </w:r>
      <w:r w:rsidRPr="00B43421">
        <w:rPr>
          <w:vertAlign w:val="superscript"/>
        </w:rPr>
        <w:t>st</w:t>
      </w:r>
      <w:r>
        <w:t xml:space="preserve"> paragraph would be a good place to discuss the varying definitions of CDI severity.</w:t>
      </w:r>
    </w:p>
    <w:p w14:paraId="73F57D00" w14:textId="77777777" w:rsidR="009A1DEA" w:rsidRDefault="009A1DEA">
      <w:pPr>
        <w:pStyle w:val="CommentText"/>
      </w:pPr>
      <w:r>
        <w:t>IDSA/SHEA</w:t>
      </w:r>
    </w:p>
    <w:p w14:paraId="43F083DF" w14:textId="77777777" w:rsidR="009A1DEA" w:rsidRDefault="009A1DEA">
      <w:pPr>
        <w:pStyle w:val="CommentText"/>
      </w:pPr>
      <w:r>
        <w:t>Adverse outcomes: ICU admission, colectomy, death</w:t>
      </w:r>
    </w:p>
    <w:p w14:paraId="00B5D3F2" w14:textId="77777777" w:rsidR="009A1DEA" w:rsidRDefault="009A1DEA">
      <w:pPr>
        <w:pStyle w:val="CommentText"/>
      </w:pPr>
    </w:p>
    <w:p w14:paraId="6B9DEE2E" w14:textId="77777777" w:rsidR="009A1DEA" w:rsidRDefault="009A1DEA">
      <w:pPr>
        <w:pStyle w:val="CommentText"/>
      </w:pPr>
      <w:r>
        <w:t>I think these 2 might be the most common</w:t>
      </w:r>
    </w:p>
    <w:p w14:paraId="0DDDE16F" w14:textId="77777777" w:rsidR="009A1DEA" w:rsidRDefault="009A1DEA">
      <w:pPr>
        <w:pStyle w:val="CommentText"/>
      </w:pPr>
    </w:p>
    <w:p w14:paraId="221818F7" w14:textId="76785F83" w:rsidR="009A1DEA" w:rsidRDefault="009A1DEA">
      <w:pPr>
        <w:pStyle w:val="CommentText"/>
      </w:pPr>
      <w:r>
        <w:t>Also, missing might be a sentence or two of how mice are used to study CDI severity</w:t>
      </w:r>
    </w:p>
  </w:comment>
  <w:comment w:id="24" w:author="Tomkovich, Sarah" w:date="2021-11-01T18:35:00Z" w:initials="TS">
    <w:p w14:paraId="38B54C4F" w14:textId="2278CC28" w:rsidR="009A1DEA" w:rsidRDefault="009A1DEA">
      <w:pPr>
        <w:pStyle w:val="CommentText"/>
      </w:pPr>
      <w:r>
        <w:rPr>
          <w:rStyle w:val="CommentReference"/>
        </w:rPr>
        <w:annotationRef/>
      </w:r>
      <w:r>
        <w:t>Italicize if gene name?</w:t>
      </w:r>
    </w:p>
  </w:comment>
  <w:comment w:id="28" w:author="Tomkovich, Sarah" w:date="2021-11-01T18:37:00Z" w:initials="TS">
    <w:p w14:paraId="4C20EF29" w14:textId="048EBE79" w:rsidR="009A1DEA" w:rsidRDefault="009A1DEA">
      <w:pPr>
        <w:pStyle w:val="CommentText"/>
      </w:pPr>
      <w:r>
        <w:rPr>
          <w:rStyle w:val="CommentReference"/>
        </w:rPr>
        <w:annotationRef/>
      </w:r>
      <w:r>
        <w:t>I think this sentence is a little contradictory at first glance. Consider rephrasing</w:t>
      </w:r>
    </w:p>
  </w:comment>
  <w:comment w:id="32" w:author="Tomkovich, Sarah" w:date="2021-11-01T18:39:00Z" w:initials="TS">
    <w:p w14:paraId="0606F8DD" w14:textId="53D55C9F" w:rsidR="009A1DEA" w:rsidRDefault="009A1DEA">
      <w:pPr>
        <w:pStyle w:val="CommentText"/>
      </w:pPr>
      <w:r>
        <w:rPr>
          <w:rStyle w:val="CommentReference"/>
        </w:rPr>
        <w:annotationRef/>
      </w:r>
      <w:r>
        <w:t>List specific number?</w:t>
      </w:r>
    </w:p>
  </w:comment>
  <w:comment w:id="36" w:author="Tomkovich, Sarah" w:date="2021-11-01T18:40:00Z" w:initials="TS">
    <w:p w14:paraId="4A73185B" w14:textId="24C45F14" w:rsidR="009A1DEA" w:rsidRDefault="009A1DEA">
      <w:pPr>
        <w:pStyle w:val="CommentText"/>
      </w:pPr>
      <w:r>
        <w:rPr>
          <w:rStyle w:val="CommentReference"/>
        </w:rPr>
        <w:annotationRef/>
      </w:r>
      <w:r>
        <w:t>C. difficile is established?</w:t>
      </w:r>
    </w:p>
  </w:comment>
  <w:comment w:id="47" w:author="Tomkovich, Sarah" w:date="2021-11-01T18:42:00Z" w:initials="TS">
    <w:p w14:paraId="308DCAF5" w14:textId="6BBA6040" w:rsidR="009A1DEA" w:rsidRDefault="009A1DEA">
      <w:pPr>
        <w:pStyle w:val="CommentText"/>
      </w:pPr>
      <w:r>
        <w:rPr>
          <w:rStyle w:val="CommentReference"/>
        </w:rPr>
        <w:annotationRef/>
      </w:r>
      <w:r>
        <w:t xml:space="preserve">Too strong, maybe rephrase to account for study by </w:t>
      </w:r>
      <w:proofErr w:type="spellStart"/>
      <w:r>
        <w:t>Seekatz</w:t>
      </w:r>
      <w:proofErr w:type="spellEnd"/>
      <w:r>
        <w:t xml:space="preserve"> et al. referenced in an earlier comment</w:t>
      </w:r>
    </w:p>
  </w:comment>
  <w:comment w:id="52" w:author="Tomkovich, Sarah" w:date="2021-11-01T18:44:00Z" w:initials="TS">
    <w:p w14:paraId="64201C65" w14:textId="4F4F571D" w:rsidR="009A1DEA" w:rsidRDefault="009A1DEA">
      <w:pPr>
        <w:pStyle w:val="CommentText"/>
      </w:pPr>
      <w:r>
        <w:rPr>
          <w:rStyle w:val="CommentReference"/>
        </w:rPr>
        <w:annotationRef/>
      </w:r>
      <w:r>
        <w:t>Later you mention a second isolate. Update so that you’re consistent throughout</w:t>
      </w:r>
    </w:p>
  </w:comment>
  <w:comment w:id="55" w:author="Tomkovich, Sarah" w:date="2021-11-01T18:49:00Z" w:initials="TS">
    <w:p w14:paraId="16D9DAC6" w14:textId="6B41E2A8" w:rsidR="009A1DEA" w:rsidRDefault="009A1DEA">
      <w:pPr>
        <w:pStyle w:val="CommentText"/>
      </w:pPr>
      <w:r>
        <w:rPr>
          <w:rStyle w:val="CommentReference"/>
        </w:rPr>
        <w:annotationRef/>
      </w:r>
      <w:r>
        <w:t>Rephrase</w:t>
      </w:r>
      <w:proofErr w:type="gramStart"/>
      <w:r>
        <w:t>…..</w:t>
      </w:r>
      <w:proofErr w:type="gramEnd"/>
      <w:r>
        <w:t xml:space="preserve"> how mice with diverse gut microbial communities respond to C. difficile challenge?</w:t>
      </w:r>
    </w:p>
  </w:comment>
  <w:comment w:id="56" w:author="Tomkovich, Sarah" w:date="2021-11-01T18:50:00Z" w:initials="TS">
    <w:p w14:paraId="59A1322D" w14:textId="7325B00D" w:rsidR="009A1DEA" w:rsidRDefault="009A1DEA">
      <w:pPr>
        <w:pStyle w:val="CommentText"/>
      </w:pPr>
      <w:r>
        <w:rPr>
          <w:rStyle w:val="CommentReference"/>
        </w:rPr>
        <w:annotationRef/>
      </w:r>
      <w:r>
        <w:t xml:space="preserve">How many mice per group, add here or to figure </w:t>
      </w:r>
      <w:proofErr w:type="gramStart"/>
      <w:r>
        <w:t>legend</w:t>
      </w:r>
      <w:proofErr w:type="gramEnd"/>
    </w:p>
  </w:comment>
  <w:comment w:id="57" w:author="Tomkovich, Sarah" w:date="2021-11-01T18:57:00Z" w:initials="TS">
    <w:p w14:paraId="02F5294B" w14:textId="7EBFBD2A" w:rsidR="009A1DEA" w:rsidRDefault="009A1DEA">
      <w:pPr>
        <w:pStyle w:val="CommentText"/>
      </w:pPr>
      <w:r>
        <w:rPr>
          <w:rStyle w:val="CommentReference"/>
        </w:rPr>
        <w:annotationRef/>
      </w:r>
      <w:r>
        <w:t>Were there still cage effects</w:t>
      </w:r>
    </w:p>
  </w:comment>
  <w:comment w:id="58" w:author="Tomkovich, Sarah" w:date="2021-11-01T18:58:00Z" w:initials="TS">
    <w:p w14:paraId="1CC8FE6E" w14:textId="330247DA" w:rsidR="009A1DEA" w:rsidRDefault="009A1DEA">
      <w:pPr>
        <w:pStyle w:val="CommentText"/>
      </w:pPr>
      <w:r>
        <w:rPr>
          <w:rStyle w:val="CommentReference"/>
        </w:rPr>
        <w:annotationRef/>
      </w:r>
      <w:r>
        <w:t>Discuss how different these communities were from the human donor. Was the reason no perturbation was needed because they are less diverse/ key members for colonization resistance weren’t able to establish?</w:t>
      </w:r>
    </w:p>
  </w:comment>
  <w:comment w:id="54" w:author="Tomkovich, Sarah" w:date="2021-11-01T18:46:00Z" w:initials="TS">
    <w:p w14:paraId="1595F018" w14:textId="31224881" w:rsidR="009A1DEA" w:rsidRDefault="009A1DEA">
      <w:pPr>
        <w:pStyle w:val="CommentText"/>
      </w:pPr>
      <w:r>
        <w:rPr>
          <w:rStyle w:val="CommentReference"/>
        </w:rPr>
        <w:annotationRef/>
      </w:r>
      <w:r>
        <w:t>Combine these 2 sections so that the heading represents a new contribution to the field.</w:t>
      </w:r>
    </w:p>
    <w:p w14:paraId="0B443E0E" w14:textId="146217FD" w:rsidR="009A1DEA" w:rsidRDefault="009A1DEA">
      <w:pPr>
        <w:pStyle w:val="CommentText"/>
      </w:pPr>
      <w:r>
        <w:t>All GF mice colonized with human fecal communities are susceptible to CDI without additional perturbation</w:t>
      </w:r>
    </w:p>
    <w:p w14:paraId="1239A46E" w14:textId="77777777" w:rsidR="009A1DEA" w:rsidRDefault="009A1DEA">
      <w:pPr>
        <w:pStyle w:val="CommentText"/>
      </w:pPr>
    </w:p>
    <w:p w14:paraId="46E7C338" w14:textId="4C6A9D53" w:rsidR="009A1DEA" w:rsidRDefault="009A1DEA">
      <w:pPr>
        <w:pStyle w:val="CommentText"/>
      </w:pPr>
      <w:r>
        <w:t>I could also see you even commenting on this more in the discussion.</w:t>
      </w:r>
    </w:p>
  </w:comment>
  <w:comment w:id="61" w:author="Tomkovich, Sarah" w:date="2021-11-01T18:59:00Z" w:initials="TS">
    <w:p w14:paraId="798B422B" w14:textId="14D3A650" w:rsidR="009A1DEA" w:rsidRDefault="009A1DEA">
      <w:pPr>
        <w:pStyle w:val="CommentText"/>
      </w:pPr>
      <w:r>
        <w:rPr>
          <w:rStyle w:val="CommentReference"/>
        </w:rPr>
        <w:annotationRef/>
      </w:r>
      <w:r>
        <w:t>severity</w:t>
      </w:r>
    </w:p>
  </w:comment>
  <w:comment w:id="62" w:author="Tomkovich, Sarah" w:date="2021-11-01T19:00:00Z" w:initials="TS">
    <w:p w14:paraId="3102BBED" w14:textId="77777777" w:rsidR="009A1DEA" w:rsidRDefault="009A1DEA">
      <w:pPr>
        <w:pStyle w:val="CommentText"/>
      </w:pPr>
      <w:r>
        <w:rPr>
          <w:rStyle w:val="CommentReference"/>
        </w:rPr>
        <w:annotationRef/>
      </w:r>
      <w:r>
        <w:t>I think you should stress that these donors were hospital inpatients (I think that’s something you mentioned during one of your presentations). I think that helps strengthen the rationale in this sentence.</w:t>
      </w:r>
    </w:p>
    <w:p w14:paraId="2AC20785" w14:textId="77777777" w:rsidR="009A1DEA" w:rsidRDefault="009A1DEA">
      <w:pPr>
        <w:pStyle w:val="CommentText"/>
      </w:pPr>
    </w:p>
    <w:p w14:paraId="169FF88C" w14:textId="148414CD" w:rsidR="009A1DEA" w:rsidRDefault="009A1DEA">
      <w:pPr>
        <w:pStyle w:val="CommentText"/>
      </w:pPr>
      <w:r>
        <w:t xml:space="preserve">If they are hospital patients you could also highlight demographic factors that increases their risk of developing a CDI or severe CDI (ex. age, history of </w:t>
      </w:r>
      <w:proofErr w:type="spellStart"/>
      <w:r>
        <w:t>abx</w:t>
      </w:r>
      <w:proofErr w:type="spellEnd"/>
      <w:r>
        <w:t>, prior hospitalization)</w:t>
      </w:r>
    </w:p>
  </w:comment>
  <w:comment w:id="63" w:author="Tomkovich, Sarah" w:date="2021-11-01T19:03:00Z" w:initials="TS">
    <w:p w14:paraId="2A1EAE4D" w14:textId="573F6A8B" w:rsidR="009A1DEA" w:rsidRDefault="009A1DEA">
      <w:pPr>
        <w:pStyle w:val="CommentText"/>
      </w:pPr>
      <w:r>
        <w:rPr>
          <w:rStyle w:val="CommentReference"/>
        </w:rPr>
        <w:annotationRef/>
      </w:r>
      <w:r>
        <w:t>Move to earlier in the paragraph and consider highlighting additional risk factors mentioned in previous comment</w:t>
      </w:r>
    </w:p>
  </w:comment>
  <w:comment w:id="66" w:author="Tomkovich, Sarah" w:date="2021-11-01T19:03:00Z" w:initials="TS">
    <w:p w14:paraId="30915A09" w14:textId="7D46A8D5" w:rsidR="009A1DEA" w:rsidRDefault="009A1DEA">
      <w:pPr>
        <w:pStyle w:val="CommentText"/>
      </w:pPr>
      <w:r>
        <w:rPr>
          <w:rStyle w:val="CommentReference"/>
        </w:rPr>
        <w:annotationRef/>
      </w:r>
      <w:r>
        <w:t>I was confused by this the first time around. Maybe add __ mice from that same donor were colonized. Also, highlight donor ID so people can pick out from Figure (1A?)</w:t>
      </w:r>
    </w:p>
  </w:comment>
  <w:comment w:id="67" w:author="Tomkovich, Sarah" w:date="2021-11-02T18:22:00Z" w:initials="TS">
    <w:p w14:paraId="334AC112" w14:textId="7E4BF91F" w:rsidR="009A1DEA" w:rsidRDefault="009A1DEA">
      <w:pPr>
        <w:pStyle w:val="CommentText"/>
      </w:pPr>
      <w:r>
        <w:rPr>
          <w:rStyle w:val="CommentReference"/>
        </w:rPr>
        <w:annotationRef/>
      </w:r>
      <w:r>
        <w:t xml:space="preserve">Be careful with the wording here. This is making me think of monitoring mouse appearance and behavior (I think the Young group calls this clinical score), but </w:t>
      </w:r>
      <w:proofErr w:type="gramStart"/>
      <w:r>
        <w:t>really</w:t>
      </w:r>
      <w:proofErr w:type="gramEnd"/>
      <w:r>
        <w:t xml:space="preserve"> you’re focused on mortality and </w:t>
      </w:r>
      <w:proofErr w:type="spellStart"/>
      <w:r>
        <w:t>histopatholgic</w:t>
      </w:r>
      <w:proofErr w:type="spellEnd"/>
      <w:r>
        <w:t xml:space="preserve"> score</w:t>
      </w:r>
    </w:p>
  </w:comment>
  <w:comment w:id="68" w:author="Tomkovich, Sarah" w:date="2021-11-02T18:24:00Z" w:initials="TS">
    <w:p w14:paraId="4E11FE65" w14:textId="0CD9A7D3" w:rsidR="009A1DEA" w:rsidRDefault="009A1DEA">
      <w:pPr>
        <w:pStyle w:val="CommentText"/>
      </w:pPr>
      <w:r>
        <w:rPr>
          <w:rStyle w:val="CommentReference"/>
        </w:rPr>
        <w:annotationRef/>
      </w:r>
      <w:r>
        <w:t>State how many</w:t>
      </w:r>
    </w:p>
  </w:comment>
  <w:comment w:id="74" w:author="Tomkovich, Sarah" w:date="2021-11-02T18:25:00Z" w:initials="TS">
    <w:p w14:paraId="07505334" w14:textId="036B9F4B" w:rsidR="009A1DEA" w:rsidRDefault="009A1DEA">
      <w:pPr>
        <w:pStyle w:val="CommentText"/>
      </w:pPr>
      <w:r>
        <w:rPr>
          <w:rStyle w:val="CommentReference"/>
        </w:rPr>
        <w:annotationRef/>
      </w:r>
      <w:r>
        <w:t>A, B, or both?</w:t>
      </w:r>
    </w:p>
  </w:comment>
  <w:comment w:id="75" w:author="Tomkovich, Sarah" w:date="2021-11-02T18:25:00Z" w:initials="TS">
    <w:p w14:paraId="52CAB5AB" w14:textId="66368AB7" w:rsidR="009A1DEA" w:rsidRDefault="009A1DEA">
      <w:pPr>
        <w:pStyle w:val="CommentText"/>
      </w:pPr>
      <w:r>
        <w:rPr>
          <w:rStyle w:val="CommentReference"/>
        </w:rPr>
        <w:annotationRef/>
      </w:r>
      <w:r>
        <w:t>Mild?</w:t>
      </w:r>
    </w:p>
  </w:comment>
  <w:comment w:id="76" w:author="Tomkovich, Sarah" w:date="2021-11-02T18:26:00Z" w:initials="TS">
    <w:p w14:paraId="557489BD" w14:textId="6070B740" w:rsidR="009A1DEA" w:rsidRDefault="009A1DEA">
      <w:pPr>
        <w:pStyle w:val="CommentText"/>
      </w:pPr>
      <w:r>
        <w:rPr>
          <w:rStyle w:val="CommentReference"/>
        </w:rPr>
        <w:annotationRef/>
      </w:r>
      <w:r>
        <w:t>Instead of being general here. Highlight the specific group IDs and include figure references in parentheses so the reader can more easily follow</w:t>
      </w:r>
    </w:p>
  </w:comment>
  <w:comment w:id="78" w:author="Tomkovich, Sarah" w:date="2021-11-02T18:28:00Z" w:initials="TS">
    <w:p w14:paraId="5F330856" w14:textId="26461884" w:rsidR="009A1DEA" w:rsidRDefault="009A1DEA">
      <w:pPr>
        <w:pStyle w:val="CommentText"/>
      </w:pPr>
      <w:r>
        <w:rPr>
          <w:rStyle w:val="CommentReference"/>
        </w:rPr>
        <w:annotationRef/>
      </w:r>
      <w:r>
        <w:t>mild</w:t>
      </w:r>
    </w:p>
  </w:comment>
  <w:comment w:id="79" w:author="Tomkovich, Sarah" w:date="2021-11-02T18:29:00Z" w:initials="TS">
    <w:p w14:paraId="5C575CD6" w14:textId="616329EE" w:rsidR="009A1DEA" w:rsidRDefault="009A1DEA">
      <w:pPr>
        <w:pStyle w:val="CommentText"/>
      </w:pPr>
      <w:r>
        <w:rPr>
          <w:rStyle w:val="CommentReference"/>
        </w:rPr>
        <w:annotationRef/>
      </w:r>
      <w:r>
        <w:t>Are you talking about C diff here? Try and be consistent with terminology. Here, it seems like you’re grouping mice into severe/non-severe based on mortality, but later do mortality or histopathologic score.</w:t>
      </w:r>
    </w:p>
    <w:p w14:paraId="344C83D3" w14:textId="766A12DC" w:rsidR="009A1DEA" w:rsidRDefault="009A1DEA">
      <w:pPr>
        <w:pStyle w:val="CommentText"/>
      </w:pPr>
    </w:p>
    <w:p w14:paraId="5E6280A0" w14:textId="58A854D2" w:rsidR="009A1DEA" w:rsidRDefault="009A1DEA">
      <w:pPr>
        <w:pStyle w:val="CommentText"/>
      </w:pPr>
      <w:r>
        <w:t>Is toxin activity correlated with histopathologic scores?</w:t>
      </w:r>
    </w:p>
    <w:p w14:paraId="4A9D0C7F" w14:textId="77777777" w:rsidR="009A1DEA" w:rsidRDefault="009A1DEA">
      <w:pPr>
        <w:pStyle w:val="CommentText"/>
      </w:pPr>
    </w:p>
    <w:p w14:paraId="6A2759F1" w14:textId="24C0BC09" w:rsidR="009A1DEA" w:rsidRDefault="009A1DEA">
      <w:pPr>
        <w:pStyle w:val="CommentText"/>
      </w:pPr>
      <w:r>
        <w:t xml:space="preserve">I think this could get confusing for reviewers. </w:t>
      </w:r>
      <w:proofErr w:type="gramStart"/>
      <w:r>
        <w:t>So</w:t>
      </w:r>
      <w:proofErr w:type="gramEnd"/>
      <w:r>
        <w:t xml:space="preserve"> try and define terminology and stick to that. </w:t>
      </w:r>
    </w:p>
  </w:comment>
  <w:comment w:id="82" w:author="Tomkovich, Sarah" w:date="2021-11-02T18:36:00Z" w:initials="TS">
    <w:p w14:paraId="4C4EFA29" w14:textId="4346B9AE" w:rsidR="009A1DEA" w:rsidRDefault="009A1DEA">
      <w:pPr>
        <w:pStyle w:val="CommentText"/>
      </w:pPr>
      <w:r>
        <w:rPr>
          <w:rStyle w:val="CommentReference"/>
        </w:rPr>
        <w:annotationRef/>
      </w:r>
      <w:r>
        <w:t>Histopathologic score instead to be consistent. Clinical score might confuse readers as something new</w:t>
      </w:r>
    </w:p>
  </w:comment>
  <w:comment w:id="81" w:author="Tomkovich, Sarah" w:date="2021-11-02T18:37:00Z" w:initials="TS">
    <w:p w14:paraId="0B4E2892" w14:textId="08C2E24C" w:rsidR="009A1DEA" w:rsidRDefault="009A1DEA">
      <w:pPr>
        <w:pStyle w:val="CommentText"/>
      </w:pPr>
      <w:r>
        <w:rPr>
          <w:rStyle w:val="CommentReference"/>
        </w:rPr>
        <w:annotationRef/>
      </w:r>
      <w:r>
        <w:t>Is there precedent for this type of definition for CDI mouse models in the literature?</w:t>
      </w:r>
    </w:p>
  </w:comment>
  <w:comment w:id="85" w:author="Tomkovich, Sarah" w:date="2021-11-02T18:38:00Z" w:initials="TS">
    <w:p w14:paraId="09A3CD09" w14:textId="37C97344" w:rsidR="009A1DEA" w:rsidRDefault="009A1DEA">
      <w:pPr>
        <w:pStyle w:val="CommentText"/>
      </w:pPr>
      <w:r>
        <w:rPr>
          <w:rStyle w:val="CommentReference"/>
        </w:rPr>
        <w:annotationRef/>
      </w:r>
      <w:r>
        <w:t>Not sure it’s worth pointing these out</w:t>
      </w:r>
    </w:p>
  </w:comment>
  <w:comment w:id="86" w:author="Tomkovich, Sarah" w:date="2021-11-02T18:38:00Z" w:initials="TS">
    <w:p w14:paraId="29F0220E" w14:textId="77777777" w:rsidR="009A1DEA" w:rsidRDefault="009A1DEA">
      <w:pPr>
        <w:pStyle w:val="CommentText"/>
      </w:pPr>
      <w:r>
        <w:rPr>
          <w:rStyle w:val="CommentReference"/>
        </w:rPr>
        <w:annotationRef/>
      </w:r>
      <w:r>
        <w:t>?</w:t>
      </w:r>
    </w:p>
    <w:p w14:paraId="4657DC7B" w14:textId="12EE29B2" w:rsidR="009A1DEA" w:rsidRDefault="009A1DEA">
      <w:pPr>
        <w:pStyle w:val="CommentText"/>
      </w:pPr>
      <w:r>
        <w:t>Role of toxin activity in severe disease…&gt;</w:t>
      </w:r>
    </w:p>
  </w:comment>
  <w:comment w:id="93" w:author="Tomkovich, Sarah" w:date="2021-11-02T18:42:00Z" w:initials="TS">
    <w:p w14:paraId="2648E278" w14:textId="59486808" w:rsidR="009A1DEA" w:rsidRDefault="009A1DEA">
      <w:pPr>
        <w:pStyle w:val="CommentText"/>
      </w:pPr>
      <w:r>
        <w:rPr>
          <w:rStyle w:val="CommentReference"/>
        </w:rPr>
        <w:annotationRef/>
      </w:r>
      <w:r>
        <w:t>Of mice with detectable toxin?</w:t>
      </w:r>
    </w:p>
  </w:comment>
  <w:comment w:id="97" w:author="Tomkovich, Sarah" w:date="2021-11-02T18:43:00Z" w:initials="TS">
    <w:p w14:paraId="59739DC5" w14:textId="77777777" w:rsidR="00401EF2" w:rsidRDefault="00401EF2">
      <w:pPr>
        <w:pStyle w:val="CommentText"/>
      </w:pPr>
      <w:r>
        <w:rPr>
          <w:rStyle w:val="CommentReference"/>
        </w:rPr>
        <w:annotationRef/>
      </w:r>
      <w:r>
        <w:t>This sounds really similar to the 1</w:t>
      </w:r>
      <w:r w:rsidRPr="00401EF2">
        <w:rPr>
          <w:vertAlign w:val="superscript"/>
        </w:rPr>
        <w:t>st</w:t>
      </w:r>
      <w:r>
        <w:t xml:space="preserve"> sentence in the previous paragraph</w:t>
      </w:r>
    </w:p>
    <w:p w14:paraId="7FCE127B" w14:textId="77777777" w:rsidR="00401EF2" w:rsidRDefault="00401EF2">
      <w:pPr>
        <w:pStyle w:val="CommentText"/>
      </w:pPr>
    </w:p>
    <w:p w14:paraId="0077BB6E" w14:textId="30FBFF2E" w:rsidR="00401EF2" w:rsidRDefault="00401EF2">
      <w:pPr>
        <w:pStyle w:val="CommentText"/>
      </w:pPr>
      <w:r>
        <w:t>I think the rationale to highlight is being able to predict mortality or severe disease early in the infection</w:t>
      </w:r>
    </w:p>
  </w:comment>
  <w:comment w:id="100" w:author="Tomkovich, Sarah" w:date="2021-11-02T18:45:00Z" w:initials="TS">
    <w:p w14:paraId="1F054DE7" w14:textId="77777777" w:rsidR="00401EF2" w:rsidRDefault="00401EF2">
      <w:pPr>
        <w:pStyle w:val="CommentText"/>
      </w:pPr>
      <w:r>
        <w:rPr>
          <w:rStyle w:val="CommentReference"/>
        </w:rPr>
        <w:annotationRef/>
      </w:r>
      <w:r>
        <w:t>Consider changing to mortality?</w:t>
      </w:r>
    </w:p>
    <w:p w14:paraId="38D09C50" w14:textId="77777777" w:rsidR="00401EF2" w:rsidRDefault="00401EF2">
      <w:pPr>
        <w:pStyle w:val="CommentText"/>
      </w:pPr>
    </w:p>
    <w:p w14:paraId="66745EFE" w14:textId="733A5C47" w:rsidR="00401EF2" w:rsidRDefault="00401EF2">
      <w:pPr>
        <w:pStyle w:val="CommentText"/>
      </w:pPr>
      <w:r>
        <w:t>Since your definition is really just based on mortality, just using that terminology could make it clearer to your audience</w:t>
      </w:r>
    </w:p>
  </w:comment>
  <w:comment w:id="101" w:author="Tomkovich, Sarah" w:date="2021-11-02T18:50:00Z" w:initials="TS">
    <w:p w14:paraId="20F3098E" w14:textId="08442EF1" w:rsidR="00401EF2" w:rsidRDefault="00401EF2">
      <w:pPr>
        <w:pStyle w:val="CommentText"/>
      </w:pPr>
      <w:r>
        <w:rPr>
          <w:rStyle w:val="CommentReference"/>
        </w:rPr>
        <w:annotationRef/>
      </w:r>
      <w:r>
        <w:t>Potentially too broad since you really only tested 1 other strain</w:t>
      </w:r>
    </w:p>
  </w:comment>
  <w:comment w:id="102" w:author="Tomkovich, Sarah" w:date="2021-11-02T18:51:00Z" w:initials="TS">
    <w:p w14:paraId="3AC99650" w14:textId="51E5DDBD" w:rsidR="00401EF2" w:rsidRDefault="00401EF2">
      <w:pPr>
        <w:pStyle w:val="CommentText"/>
      </w:pPr>
      <w:r>
        <w:rPr>
          <w:rStyle w:val="CommentReference"/>
        </w:rPr>
        <w:annotationRef/>
      </w:r>
      <w:r>
        <w:t>I’m not sure the point of this sentence as written</w:t>
      </w:r>
    </w:p>
  </w:comment>
  <w:comment w:id="103" w:author="Tomkovich, Sarah" w:date="2021-11-02T18:53:00Z" w:initials="TS">
    <w:p w14:paraId="7919A268" w14:textId="77777777" w:rsidR="00401EF2" w:rsidRDefault="00401EF2">
      <w:pPr>
        <w:pStyle w:val="CommentText"/>
      </w:pPr>
      <w:r>
        <w:rPr>
          <w:rStyle w:val="CommentReference"/>
        </w:rPr>
        <w:annotationRef/>
      </w:r>
      <w:r>
        <w:t>A second C. diff isolate.</w:t>
      </w:r>
    </w:p>
    <w:p w14:paraId="0F36CD49" w14:textId="77777777" w:rsidR="00401EF2" w:rsidRDefault="00401EF2">
      <w:pPr>
        <w:pStyle w:val="CommentText"/>
      </w:pPr>
    </w:p>
    <w:p w14:paraId="6643ACCD" w14:textId="423BC28A" w:rsidR="00401EF2" w:rsidRDefault="00401EF2">
      <w:pPr>
        <w:pStyle w:val="CommentText"/>
      </w:pPr>
      <w:r>
        <w:t xml:space="preserve">What type of isolate, did it also have Toxin A, toxin B, and </w:t>
      </w:r>
      <w:proofErr w:type="gramStart"/>
      <w:r>
        <w:t>CDT.</w:t>
      </w:r>
      <w:proofErr w:type="gramEnd"/>
      <w:r>
        <w:t xml:space="preserve"> I would highlight </w:t>
      </w:r>
      <w:r w:rsidR="006405E7">
        <w:t>the differences here since C. diff strain characteristics are one of the factors thought to influence CDI severity.</w:t>
      </w:r>
    </w:p>
  </w:comment>
  <w:comment w:id="107" w:author="Tomkovich, Sarah" w:date="2021-11-02T18:55:00Z" w:initials="TS">
    <w:p w14:paraId="09A2EDD2" w14:textId="42D46F56" w:rsidR="006405E7" w:rsidRDefault="006405E7">
      <w:pPr>
        <w:pStyle w:val="CommentText"/>
      </w:pPr>
      <w:r>
        <w:rPr>
          <w:rStyle w:val="CommentReference"/>
        </w:rPr>
        <w:annotationRef/>
      </w:r>
      <w:r>
        <w:t>Histopathologic instead of clinical for this paragraph</w:t>
      </w:r>
    </w:p>
  </w:comment>
  <w:comment w:id="104" w:author="Tomkovich, Sarah" w:date="2021-11-02T18:57:00Z" w:initials="TS">
    <w:p w14:paraId="322A4AEF" w14:textId="1877D7BC" w:rsidR="006405E7" w:rsidRDefault="006405E7">
      <w:pPr>
        <w:pStyle w:val="CommentText"/>
      </w:pPr>
      <w:r>
        <w:rPr>
          <w:rStyle w:val="CommentReference"/>
        </w:rPr>
        <w:annotationRef/>
      </w:r>
      <w:r>
        <w:t>This seems like a lot of background on the community selection. Do you need to describe both expected phenotype and genera composition, when you already discussed in the previous sections that they are correlated?</w:t>
      </w:r>
    </w:p>
  </w:comment>
  <w:comment w:id="109" w:author="Tomkovich, Sarah" w:date="2021-11-02T18:58:00Z" w:initials="TS">
    <w:p w14:paraId="7538434A" w14:textId="77777777" w:rsidR="006405E7" w:rsidRDefault="006405E7">
      <w:pPr>
        <w:pStyle w:val="CommentText"/>
      </w:pPr>
      <w:r>
        <w:rPr>
          <w:rStyle w:val="CommentReference"/>
        </w:rPr>
        <w:annotationRef/>
      </w:r>
      <w:r>
        <w:t xml:space="preserve">How similar were the communities between mice that received FMTs from the same donors for the first and second </w:t>
      </w:r>
      <w:proofErr w:type="gramStart"/>
      <w:r>
        <w:t>experiments.</w:t>
      </w:r>
      <w:proofErr w:type="gramEnd"/>
    </w:p>
    <w:p w14:paraId="1490A2BE" w14:textId="77777777" w:rsidR="006405E7" w:rsidRDefault="006405E7">
      <w:pPr>
        <w:pStyle w:val="CommentText"/>
      </w:pPr>
    </w:p>
    <w:p w14:paraId="489BFB4C" w14:textId="4723D8E9" w:rsidR="006405E7" w:rsidRDefault="006405E7">
      <w:pPr>
        <w:pStyle w:val="CommentText"/>
      </w:pPr>
      <w:r>
        <w:t xml:space="preserve">We’re the same taxa correlated with morbidity and histopathologic score. Can you use your models from the previous result section to accurately predict the mice that became moribund/had detectable toxin/ had high histopathologic scores in this </w:t>
      </w:r>
      <w:proofErr w:type="gramStart"/>
      <w:r>
        <w:t>experiment</w:t>
      </w:r>
      <w:proofErr w:type="gramEnd"/>
    </w:p>
  </w:comment>
  <w:comment w:id="110" w:author="Tomkovich, Sarah" w:date="2021-11-02T18:52:00Z" w:initials="TS">
    <w:p w14:paraId="7A787366" w14:textId="2E254137" w:rsidR="00401EF2" w:rsidRDefault="00401EF2">
      <w:pPr>
        <w:pStyle w:val="CommentText"/>
      </w:pPr>
      <w:r>
        <w:rPr>
          <w:rStyle w:val="CommentReference"/>
        </w:rPr>
        <w:annotationRef/>
      </w:r>
      <w:r>
        <w:t xml:space="preserve">I would highlight </w:t>
      </w:r>
      <w:proofErr w:type="spellStart"/>
      <w:r>
        <w:t>ribotype</w:t>
      </w:r>
      <w:proofErr w:type="spellEnd"/>
      <w:r>
        <w:t xml:space="preserve"> 027 instead, more recognizable than isolate 431</w:t>
      </w:r>
    </w:p>
  </w:comment>
  <w:comment w:id="112" w:author="Tomkovich, Sarah" w:date="2021-11-02T19:27:00Z" w:initials="TS">
    <w:p w14:paraId="1DC3A09E" w14:textId="4154ECF8" w:rsidR="0039436F" w:rsidRDefault="0039436F">
      <w:pPr>
        <w:pStyle w:val="CommentText"/>
      </w:pPr>
      <w:r>
        <w:rPr>
          <w:rStyle w:val="CommentReference"/>
        </w:rPr>
        <w:annotationRef/>
      </w:r>
      <w:r>
        <w:t xml:space="preserve">Consider highlighting human communities were not able to establish C. difficile colonization resistance upon transfer into mice. Highlight any risk factors in the donors that were used to create FMTs for the mice in these experiments. How do these risk factors relate to the literature on risk factors of severe CDIs in </w:t>
      </w:r>
      <w:proofErr w:type="gramStart"/>
      <w:r>
        <w:t>patients</w:t>
      </w:r>
      <w:proofErr w:type="gramEnd"/>
    </w:p>
  </w:comment>
  <w:comment w:id="113" w:author="Tomkovich, Sarah" w:date="2021-11-02T19:01:00Z" w:initials="TS">
    <w:p w14:paraId="4545397D" w14:textId="32C29E5B" w:rsidR="006405E7" w:rsidRDefault="006405E7">
      <w:pPr>
        <w:pStyle w:val="CommentText"/>
      </w:pPr>
      <w:r>
        <w:rPr>
          <w:rStyle w:val="CommentReference"/>
        </w:rPr>
        <w:annotationRef/>
      </w:r>
      <w:r>
        <w:t xml:space="preserve">A second C. diff isolate is used. Highlight </w:t>
      </w:r>
      <w:proofErr w:type="spellStart"/>
      <w:r>
        <w:t>ribotype</w:t>
      </w:r>
      <w:proofErr w:type="spellEnd"/>
      <w:r>
        <w:t xml:space="preserve"> 027 vs </w:t>
      </w:r>
      <w:proofErr w:type="spellStart"/>
      <w:r>
        <w:t>ribotype</w:t>
      </w:r>
      <w:proofErr w:type="spellEnd"/>
      <w:r>
        <w:t xml:space="preserve"> __ if they are different</w:t>
      </w:r>
    </w:p>
  </w:comment>
  <w:comment w:id="114" w:author="Tomkovich, Sarah" w:date="2021-11-02T19:03:00Z" w:initials="TS">
    <w:p w14:paraId="6F41EA63" w14:textId="5A43300C" w:rsidR="006405E7" w:rsidRDefault="006405E7">
      <w:pPr>
        <w:pStyle w:val="CommentText"/>
      </w:pPr>
      <w:r>
        <w:rPr>
          <w:rStyle w:val="CommentReference"/>
        </w:rPr>
        <w:annotationRef/>
      </w:r>
      <w:r w:rsidR="00E51402">
        <w:t xml:space="preserve">Mention binary toxin again here as well, particularly since it is found in </w:t>
      </w:r>
      <w:proofErr w:type="spellStart"/>
      <w:r w:rsidR="00E51402">
        <w:t>ribotype</w:t>
      </w:r>
      <w:proofErr w:type="spellEnd"/>
      <w:r w:rsidR="00E51402">
        <w:t xml:space="preserve"> 027 strains.</w:t>
      </w:r>
    </w:p>
  </w:comment>
  <w:comment w:id="115" w:author="Tomkovich, Sarah" w:date="2021-11-02T19:06:00Z" w:initials="TS">
    <w:p w14:paraId="5E9711B3" w14:textId="481EDCE1" w:rsidR="00E51402" w:rsidRDefault="00E51402">
      <w:pPr>
        <w:pStyle w:val="CommentText"/>
      </w:pPr>
      <w:r>
        <w:rPr>
          <w:rStyle w:val="CommentReference"/>
        </w:rPr>
        <w:annotationRef/>
      </w:r>
      <w:r>
        <w:t>Establish?</w:t>
      </w:r>
    </w:p>
  </w:comment>
  <w:comment w:id="116" w:author="Tomkovich, Sarah" w:date="2021-11-02T19:07:00Z" w:initials="TS">
    <w:p w14:paraId="630C8A17" w14:textId="62B31A02" w:rsidR="00E51402" w:rsidRDefault="00E51402">
      <w:pPr>
        <w:pStyle w:val="CommentText"/>
      </w:pPr>
      <w:r>
        <w:rPr>
          <w:rStyle w:val="CommentReference"/>
        </w:rPr>
        <w:annotationRef/>
      </w:r>
      <w:r>
        <w:t>Can any of these activities be more directly linked to severe CDI</w:t>
      </w:r>
    </w:p>
  </w:comment>
  <w:comment w:id="117" w:author="Tomkovich, Sarah" w:date="2021-11-02T19:07:00Z" w:initials="TS">
    <w:p w14:paraId="0516398B" w14:textId="1083C253" w:rsidR="00E51402" w:rsidRDefault="00E51402">
      <w:pPr>
        <w:pStyle w:val="CommentText"/>
      </w:pPr>
      <w:r>
        <w:rPr>
          <w:rStyle w:val="CommentReference"/>
        </w:rPr>
        <w:annotationRef/>
      </w:r>
      <w:proofErr w:type="gramStart"/>
      <w:r>
        <w:t>Again</w:t>
      </w:r>
      <w:proofErr w:type="gramEnd"/>
      <w:r>
        <w:t xml:space="preserve"> too strong a statement. See comment above about </w:t>
      </w:r>
      <w:proofErr w:type="spellStart"/>
      <w:r>
        <w:t>Seekatz</w:t>
      </w:r>
      <w:proofErr w:type="spellEnd"/>
      <w:r>
        <w:t xml:space="preserve"> et al paper. I think they just looked at community diversity and disease severity (IDSA/SHEA definition)</w:t>
      </w:r>
    </w:p>
  </w:comment>
  <w:comment w:id="119" w:author="Tomkovich, Sarah" w:date="2021-11-02T19:08:00Z" w:initials="TS">
    <w:p w14:paraId="29C2B502" w14:textId="41C79EF4" w:rsidR="00E51402" w:rsidRDefault="00E51402">
      <w:pPr>
        <w:pStyle w:val="CommentText"/>
      </w:pPr>
      <w:r>
        <w:rPr>
          <w:rStyle w:val="CommentReference"/>
        </w:rPr>
        <w:annotationRef/>
      </w:r>
      <w:r>
        <w:t>This is basically the same sentence as the previous one</w:t>
      </w:r>
    </w:p>
  </w:comment>
  <w:comment w:id="120" w:author="Tomkovich, Sarah" w:date="2021-11-02T19:10:00Z" w:initials="TS">
    <w:p w14:paraId="0C334D05" w14:textId="6FC10DFE" w:rsidR="00E51402" w:rsidRDefault="00E51402">
      <w:pPr>
        <w:pStyle w:val="CommentText"/>
      </w:pPr>
      <w:r>
        <w:rPr>
          <w:rStyle w:val="CommentReference"/>
        </w:rPr>
        <w:annotationRef/>
      </w:r>
      <w:r>
        <w:t xml:space="preserve">How do these references define severity in their </w:t>
      </w:r>
      <w:proofErr w:type="gramStart"/>
      <w:r>
        <w:t>studies.</w:t>
      </w:r>
      <w:proofErr w:type="gramEnd"/>
      <w:r>
        <w:t xml:space="preserve"> Is it the same as your definition?</w:t>
      </w:r>
    </w:p>
  </w:comment>
  <w:comment w:id="129" w:author="Tomkovich, Sarah" w:date="2021-11-02T19:12:00Z" w:initials="TS">
    <w:p w14:paraId="1C4021AB" w14:textId="3A6BD43E" w:rsidR="00E51402" w:rsidRDefault="00E51402">
      <w:pPr>
        <w:pStyle w:val="CommentText"/>
      </w:pPr>
      <w:r>
        <w:rPr>
          <w:rStyle w:val="CommentReference"/>
        </w:rPr>
        <w:annotationRef/>
      </w:r>
      <w:r>
        <w:t>No toxin? Low histopathologic score, and no mortality?</w:t>
      </w:r>
    </w:p>
  </w:comment>
  <w:comment w:id="132" w:author="Tomkovich, Sarah" w:date="2021-11-02T19:13:00Z" w:initials="TS">
    <w:p w14:paraId="62AB1DF2" w14:textId="7A3AB8D3" w:rsidR="00E51402" w:rsidRDefault="00E51402">
      <w:pPr>
        <w:pStyle w:val="CommentText"/>
      </w:pPr>
      <w:r>
        <w:rPr>
          <w:rStyle w:val="CommentReference"/>
        </w:rPr>
        <w:annotationRef/>
      </w:r>
      <w:r>
        <w:t>Histopathologic scores?</w:t>
      </w:r>
    </w:p>
  </w:comment>
  <w:comment w:id="135" w:author="Tomkovich, Sarah" w:date="2021-11-02T19:13:00Z" w:initials="TS">
    <w:p w14:paraId="589AAD45" w14:textId="096B0777" w:rsidR="00E51402" w:rsidRDefault="00E51402">
      <w:pPr>
        <w:pStyle w:val="CommentText"/>
      </w:pPr>
      <w:r>
        <w:rPr>
          <w:rStyle w:val="CommentReference"/>
        </w:rPr>
        <w:annotationRef/>
      </w:r>
      <w:r>
        <w:t xml:space="preserve">? Be consistent with </w:t>
      </w:r>
      <w:proofErr w:type="spellStart"/>
      <w:r>
        <w:t>temrinology</w:t>
      </w:r>
      <w:proofErr w:type="spellEnd"/>
    </w:p>
  </w:comment>
  <w:comment w:id="138" w:author="Tomkovich, Sarah" w:date="2021-11-02T19:14:00Z" w:initials="TS">
    <w:p w14:paraId="7B7B730D" w14:textId="7FAFB159" w:rsidR="00CF6459" w:rsidRDefault="00CF6459">
      <w:pPr>
        <w:pStyle w:val="CommentText"/>
      </w:pPr>
      <w:r>
        <w:rPr>
          <w:rStyle w:val="CommentReference"/>
        </w:rPr>
        <w:annotationRef/>
      </w:r>
      <w:r>
        <w:t>C. diff infections? Be more specific</w:t>
      </w:r>
    </w:p>
  </w:comment>
  <w:comment w:id="143" w:author="Tomkovich, Sarah" w:date="2021-11-02T19:16:00Z" w:initials="TS">
    <w:p w14:paraId="45ECE08F" w14:textId="00C38338" w:rsidR="00CF6459" w:rsidRDefault="00CF6459">
      <w:pPr>
        <w:pStyle w:val="CommentText"/>
      </w:pPr>
      <w:r>
        <w:rPr>
          <w:rStyle w:val="CommentReference"/>
        </w:rPr>
        <w:annotationRef/>
      </w:r>
      <w:r>
        <w:t>You spend a lot of time discussing this, but the definition wasn’t explicitly clear. I think the definition is the next sentence, so if that is the definition, I would make it more explicit</w:t>
      </w:r>
    </w:p>
  </w:comment>
  <w:comment w:id="142" w:author="Tomkovich, Sarah" w:date="2021-11-02T19:20:00Z" w:initials="TS">
    <w:p w14:paraId="5CE350A7" w14:textId="7E4EEE07" w:rsidR="00CF6459" w:rsidRDefault="00CF6459">
      <w:pPr>
        <w:pStyle w:val="CommentText"/>
      </w:pPr>
      <w:r>
        <w:rPr>
          <w:rStyle w:val="CommentReference"/>
        </w:rPr>
        <w:annotationRef/>
      </w:r>
      <w:r>
        <w:t>Consider moving to next paragraph when you come back to damage response framework</w:t>
      </w:r>
    </w:p>
  </w:comment>
  <w:comment w:id="147" w:author="Tomkovich, Sarah" w:date="2021-11-02T19:19:00Z" w:initials="TS">
    <w:p w14:paraId="2F4A4822" w14:textId="33D3955A" w:rsidR="00CF6459" w:rsidRDefault="00CF6459">
      <w:pPr>
        <w:pStyle w:val="CommentText"/>
      </w:pPr>
      <w:r>
        <w:rPr>
          <w:rStyle w:val="CommentReference"/>
        </w:rPr>
        <w:annotationRef/>
      </w:r>
      <w:proofErr w:type="spellStart"/>
      <w:r>
        <w:t>Checck</w:t>
      </w:r>
      <w:proofErr w:type="spellEnd"/>
      <w:r>
        <w:t xml:space="preserve"> superscript code</w:t>
      </w:r>
    </w:p>
  </w:comment>
  <w:comment w:id="148" w:author="Tomkovich, Sarah" w:date="2021-11-02T19:20:00Z" w:initials="TS">
    <w:p w14:paraId="57156912" w14:textId="1F7815A6" w:rsidR="00CF6459" w:rsidRDefault="00CF6459">
      <w:pPr>
        <w:pStyle w:val="CommentText"/>
      </w:pPr>
      <w:r>
        <w:rPr>
          <w:rStyle w:val="CommentReference"/>
        </w:rPr>
        <w:annotationRef/>
      </w:r>
      <w:r>
        <w:t xml:space="preserve">What other populations are you talking </w:t>
      </w:r>
      <w:proofErr w:type="gramStart"/>
      <w:r>
        <w:t>about</w:t>
      </w:r>
      <w:proofErr w:type="gramEnd"/>
    </w:p>
  </w:comment>
  <w:comment w:id="149" w:author="Tomkovich, Sarah" w:date="2021-11-02T19:21:00Z" w:initials="TS">
    <w:p w14:paraId="350E7675" w14:textId="0A6C20CD" w:rsidR="00CF6459" w:rsidRDefault="00CF6459">
      <w:pPr>
        <w:pStyle w:val="CommentText"/>
      </w:pPr>
      <w:r>
        <w:rPr>
          <w:rStyle w:val="CommentReference"/>
        </w:rPr>
        <w:annotationRef/>
      </w:r>
      <w:r>
        <w:t>But 2 strains were actually used, correct?</w:t>
      </w:r>
    </w:p>
  </w:comment>
  <w:comment w:id="150" w:author="Tomkovich, Sarah" w:date="2021-11-02T19:23:00Z" w:initials="TS">
    <w:p w14:paraId="7133014E" w14:textId="177017E2" w:rsidR="00CF6459" w:rsidRDefault="00CF6459">
      <w:pPr>
        <w:pStyle w:val="CommentText"/>
      </w:pPr>
      <w:r>
        <w:rPr>
          <w:rStyle w:val="CommentReference"/>
        </w:rPr>
        <w:annotationRef/>
      </w:r>
      <w:r>
        <w:t>Of bacteria?</w:t>
      </w:r>
    </w:p>
  </w:comment>
  <w:comment w:id="154" w:author="Tomkovich, Sarah" w:date="2021-11-02T19:25:00Z" w:initials="TS">
    <w:p w14:paraId="2FBAA41A" w14:textId="68B90A0E" w:rsidR="0039436F" w:rsidRDefault="0039436F">
      <w:pPr>
        <w:pStyle w:val="CommentText"/>
      </w:pPr>
      <w:r>
        <w:rPr>
          <w:rStyle w:val="CommentReference"/>
        </w:rPr>
        <w:annotationRef/>
      </w:r>
      <w:proofErr w:type="gramStart"/>
      <w:r>
        <w:t>There’s</w:t>
      </w:r>
      <w:proofErr w:type="gramEnd"/>
      <w:r>
        <w:t xml:space="preserve"> some clinical trials testing FMT treatments for severe CDI: </w:t>
      </w:r>
      <w:r w:rsidRPr="0039436F">
        <w:t>https://clinicaltrials.gov/ct2/results?cond=severe+CDI&amp;term=FMT&amp;cntry=&amp;state=&amp;city=&amp;dist=</w:t>
      </w:r>
    </w:p>
  </w:comment>
  <w:comment w:id="156" w:author="Tomkovich, Sarah" w:date="2021-11-01T18:51:00Z" w:initials="TS">
    <w:p w14:paraId="015C1F09" w14:textId="77777777" w:rsidR="009A1DEA" w:rsidRDefault="009A1DEA">
      <w:pPr>
        <w:pStyle w:val="CommentText"/>
      </w:pPr>
      <w:r>
        <w:rPr>
          <w:rStyle w:val="CommentReference"/>
        </w:rPr>
        <w:annotationRef/>
      </w:r>
      <w:r>
        <w:t>Were the mice maintained in gnotobiotic isolators throughout the experiment, one per donor? Or were they transferred to BSL2 conditions prior to administering the human FMTs</w:t>
      </w:r>
    </w:p>
    <w:p w14:paraId="3B0C5B02" w14:textId="77777777" w:rsidR="009A1DEA" w:rsidRDefault="009A1DEA">
      <w:pPr>
        <w:pStyle w:val="CommentText"/>
      </w:pPr>
    </w:p>
    <w:p w14:paraId="07DFDDAF" w14:textId="76D063A6" w:rsidR="009A1DEA" w:rsidRDefault="009A1DEA">
      <w:pPr>
        <w:pStyle w:val="CommentText"/>
      </w:pPr>
      <w:r>
        <w:t xml:space="preserve">How were human FMTs prepared (anaerobically vs aerobically, </w:t>
      </w:r>
      <w:proofErr w:type="spellStart"/>
      <w:r>
        <w:t>etc</w:t>
      </w:r>
      <w:proofErr w:type="spellEnd"/>
      <w:r>
        <w:t>).</w:t>
      </w:r>
    </w:p>
  </w:comment>
  <w:comment w:id="157" w:author="Tomkovich, Sarah" w:date="2021-11-01T18:53:00Z" w:initials="TS">
    <w:p w14:paraId="338BC3A7" w14:textId="594A9158" w:rsidR="009A1DEA" w:rsidRDefault="009A1DEA">
      <w:pPr>
        <w:pStyle w:val="CommentText"/>
      </w:pPr>
      <w:r>
        <w:rPr>
          <w:rStyle w:val="CommentReference"/>
        </w:rPr>
        <w:annotationRef/>
      </w:r>
      <w:r>
        <w:t xml:space="preserve">What was the second strain of C. difficile </w:t>
      </w:r>
      <w:proofErr w:type="gramStart"/>
      <w:r>
        <w:t>used</w:t>
      </w:r>
      <w:proofErr w:type="gramEnd"/>
    </w:p>
  </w:comment>
  <w:comment w:id="231" w:author="Tomkovich, Sarah" w:date="2021-11-02T19:30:00Z" w:initials="TS">
    <w:p w14:paraId="762BEB48" w14:textId="09F1BC07" w:rsidR="0039436F" w:rsidRDefault="0039436F">
      <w:pPr>
        <w:pStyle w:val="CommentText"/>
      </w:pPr>
      <w:r>
        <w:rPr>
          <w:rStyle w:val="CommentReference"/>
        </w:rPr>
        <w:annotationRef/>
      </w:r>
      <w:r>
        <w:t>List the IDs for groups of mice that became moribund in legend</w:t>
      </w:r>
      <w:r>
        <w:t>. I’m assuming it’s the right side of the bottom panel</w:t>
      </w:r>
    </w:p>
  </w:comment>
  <w:comment w:id="232" w:author="Tomkovich, Sarah" w:date="2021-11-02T19:30:00Z" w:initials="TS">
    <w:p w14:paraId="36AFC122" w14:textId="414C8D8A" w:rsidR="0039436F" w:rsidRDefault="0039436F">
      <w:pPr>
        <w:pStyle w:val="CommentText"/>
      </w:pPr>
      <w:r>
        <w:rPr>
          <w:rStyle w:val="CommentReference"/>
        </w:rPr>
        <w:annotationRef/>
      </w:r>
      <w:r>
        <w:t>As mentioned in the text above consider changing outcome to mortality: yes, no. Change clinical score to histopathologic score</w:t>
      </w:r>
    </w:p>
    <w:p w14:paraId="49DE4989" w14:textId="77777777" w:rsidR="0039436F" w:rsidRDefault="0039436F">
      <w:pPr>
        <w:pStyle w:val="CommentText"/>
      </w:pPr>
    </w:p>
    <w:p w14:paraId="68C1D541" w14:textId="4E3C39AC" w:rsidR="0039436F" w:rsidRDefault="0039436F">
      <w:pPr>
        <w:pStyle w:val="CommentText"/>
      </w:pPr>
      <w:r>
        <w:t>Are toxin activity and histopathologic score correlated?</w:t>
      </w:r>
    </w:p>
    <w:p w14:paraId="1558E758" w14:textId="77777777" w:rsidR="0039436F" w:rsidRDefault="0039436F">
      <w:pPr>
        <w:pStyle w:val="CommentText"/>
      </w:pPr>
    </w:p>
    <w:p w14:paraId="7F1BF8D5" w14:textId="4052E48B" w:rsidR="0039436F" w:rsidRDefault="0039436F">
      <w:pPr>
        <w:pStyle w:val="CommentText"/>
      </w:pPr>
      <w:r>
        <w:t>Suggest increasing the Y axis to 12 and highlighting that 12 is the maximum possible score in the legend</w:t>
      </w:r>
    </w:p>
  </w:comment>
  <w:comment w:id="233" w:author="Tomkovich, Sarah" w:date="2021-11-02T19:33:00Z" w:initials="TS">
    <w:p w14:paraId="230791F1" w14:textId="2A539395" w:rsidR="0039436F" w:rsidRDefault="0039436F">
      <w:pPr>
        <w:pStyle w:val="CommentText"/>
      </w:pPr>
      <w:r>
        <w:rPr>
          <w:rStyle w:val="CommentReference"/>
        </w:rPr>
        <w:annotationRef/>
      </w:r>
      <w:r>
        <w:t>Italicize taxa. Fix x axis spacing on C. Remove titles with underscores?</w:t>
      </w:r>
    </w:p>
  </w:comment>
  <w:comment w:id="234" w:author="Tomkovich, Sarah" w:date="2021-11-02T19:34:00Z" w:initials="TS">
    <w:p w14:paraId="6351962A" w14:textId="13AB1CAF" w:rsidR="0039436F" w:rsidRDefault="0039436F">
      <w:pPr>
        <w:pStyle w:val="CommentText"/>
      </w:pPr>
      <w:r>
        <w:rPr>
          <w:rStyle w:val="CommentReference"/>
        </w:rPr>
        <w:annotationRef/>
      </w:r>
      <w:r>
        <w:t xml:space="preserve">Fix italics and underscores. For all figures change clinical score to </w:t>
      </w:r>
      <w:proofErr w:type="spellStart"/>
      <w:r>
        <w:t>hisopathologic</w:t>
      </w:r>
      <w:proofErr w:type="spellEnd"/>
      <w:r>
        <w:t xml:space="preserve"> score</w:t>
      </w:r>
    </w:p>
  </w:comment>
  <w:comment w:id="235" w:author="Tomkovich, Sarah" w:date="2021-11-02T19:36:00Z" w:initials="TS">
    <w:p w14:paraId="560293DD" w14:textId="77777777" w:rsidR="0039436F" w:rsidRDefault="0039436F">
      <w:pPr>
        <w:pStyle w:val="CommentText"/>
      </w:pPr>
      <w:r>
        <w:rPr>
          <w:rStyle w:val="CommentReference"/>
        </w:rPr>
        <w:annotationRef/>
      </w:r>
      <w:r>
        <w:t>Use RT027 instead of 43</w:t>
      </w:r>
      <w:r w:rsidR="00A91F1E">
        <w:t>1 if Other is a different RT. What is Other, use that in legend instead.</w:t>
      </w:r>
    </w:p>
    <w:p w14:paraId="6C099ECD" w14:textId="77777777" w:rsidR="00A91F1E" w:rsidRDefault="00A91F1E">
      <w:pPr>
        <w:pStyle w:val="CommentText"/>
      </w:pPr>
    </w:p>
    <w:p w14:paraId="777D53E6" w14:textId="6F9D0E9A" w:rsidR="00A91F1E" w:rsidRDefault="00A91F1E">
      <w:pPr>
        <w:pStyle w:val="CommentText"/>
      </w:pPr>
      <w:r>
        <w:t>Would be nice to see comparison of community profiles between these 2 strains in this figure</w:t>
      </w:r>
    </w:p>
  </w:comment>
  <w:comment w:id="236" w:author="Tomkovich, Sarah" w:date="2021-11-02T19:38:00Z" w:initials="TS">
    <w:p w14:paraId="774623C7" w14:textId="69C8E2A3" w:rsidR="00A91F1E" w:rsidRDefault="00A91F1E">
      <w:pPr>
        <w:pStyle w:val="CommentText"/>
      </w:pPr>
      <w:r>
        <w:rPr>
          <w:rStyle w:val="CommentReference"/>
        </w:rPr>
        <w:annotationRef/>
      </w:r>
      <w:r>
        <w:t>Do you discuss weight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386CD4D" w15:done="0"/>
  <w15:commentEx w15:paraId="254D9C4F" w15:done="0"/>
  <w15:commentEx w15:paraId="578EEEFE" w15:done="0"/>
  <w15:commentEx w15:paraId="7581FA1E" w15:done="0"/>
  <w15:commentEx w15:paraId="0914984C" w15:done="0"/>
  <w15:commentEx w15:paraId="381C3B80" w15:done="0"/>
  <w15:commentEx w15:paraId="2BBB8F46" w15:done="0"/>
  <w15:commentEx w15:paraId="64AF558B" w15:done="0"/>
  <w15:commentEx w15:paraId="7C5F0220" w15:done="0"/>
  <w15:commentEx w15:paraId="19E9D85A" w15:done="0"/>
  <w15:commentEx w15:paraId="221818F7" w15:done="0"/>
  <w15:commentEx w15:paraId="38B54C4F" w15:done="0"/>
  <w15:commentEx w15:paraId="4C20EF29" w15:done="0"/>
  <w15:commentEx w15:paraId="0606F8DD" w15:done="0"/>
  <w15:commentEx w15:paraId="4A73185B" w15:done="0"/>
  <w15:commentEx w15:paraId="308DCAF5" w15:done="0"/>
  <w15:commentEx w15:paraId="64201C65" w15:done="0"/>
  <w15:commentEx w15:paraId="16D9DAC6" w15:done="0"/>
  <w15:commentEx w15:paraId="59A1322D" w15:done="0"/>
  <w15:commentEx w15:paraId="02F5294B" w15:done="0"/>
  <w15:commentEx w15:paraId="1CC8FE6E" w15:done="0"/>
  <w15:commentEx w15:paraId="46E7C338" w15:done="0"/>
  <w15:commentEx w15:paraId="798B422B" w15:done="0"/>
  <w15:commentEx w15:paraId="169FF88C" w15:done="0"/>
  <w15:commentEx w15:paraId="2A1EAE4D" w15:done="0"/>
  <w15:commentEx w15:paraId="30915A09" w15:done="0"/>
  <w15:commentEx w15:paraId="334AC112" w15:done="0"/>
  <w15:commentEx w15:paraId="4E11FE65" w15:done="0"/>
  <w15:commentEx w15:paraId="07505334" w15:done="0"/>
  <w15:commentEx w15:paraId="52CAB5AB" w15:done="0"/>
  <w15:commentEx w15:paraId="557489BD" w15:done="0"/>
  <w15:commentEx w15:paraId="5F330856" w15:done="0"/>
  <w15:commentEx w15:paraId="6A2759F1" w15:done="0"/>
  <w15:commentEx w15:paraId="4C4EFA29" w15:done="0"/>
  <w15:commentEx w15:paraId="0B4E2892" w15:done="0"/>
  <w15:commentEx w15:paraId="09A3CD09" w15:done="0"/>
  <w15:commentEx w15:paraId="4657DC7B" w15:done="0"/>
  <w15:commentEx w15:paraId="2648E278" w15:done="0"/>
  <w15:commentEx w15:paraId="0077BB6E" w15:done="0"/>
  <w15:commentEx w15:paraId="66745EFE" w15:done="0"/>
  <w15:commentEx w15:paraId="20F3098E" w15:done="0"/>
  <w15:commentEx w15:paraId="3AC99650" w15:done="0"/>
  <w15:commentEx w15:paraId="6643ACCD" w15:done="0"/>
  <w15:commentEx w15:paraId="09A2EDD2" w15:done="0"/>
  <w15:commentEx w15:paraId="322A4AEF" w15:done="0"/>
  <w15:commentEx w15:paraId="489BFB4C" w15:done="0"/>
  <w15:commentEx w15:paraId="7A787366" w15:done="0"/>
  <w15:commentEx w15:paraId="1DC3A09E" w15:done="0"/>
  <w15:commentEx w15:paraId="4545397D" w15:done="0"/>
  <w15:commentEx w15:paraId="6F41EA63" w15:done="0"/>
  <w15:commentEx w15:paraId="5E9711B3" w15:done="0"/>
  <w15:commentEx w15:paraId="630C8A17" w15:done="0"/>
  <w15:commentEx w15:paraId="0516398B" w15:done="0"/>
  <w15:commentEx w15:paraId="29C2B502" w15:done="0"/>
  <w15:commentEx w15:paraId="0C334D05" w15:done="0"/>
  <w15:commentEx w15:paraId="1C4021AB" w15:done="0"/>
  <w15:commentEx w15:paraId="62AB1DF2" w15:done="0"/>
  <w15:commentEx w15:paraId="589AAD45" w15:done="0"/>
  <w15:commentEx w15:paraId="7B7B730D" w15:done="0"/>
  <w15:commentEx w15:paraId="45ECE08F" w15:done="0"/>
  <w15:commentEx w15:paraId="5CE350A7" w15:done="0"/>
  <w15:commentEx w15:paraId="2F4A4822" w15:done="0"/>
  <w15:commentEx w15:paraId="57156912" w15:done="0"/>
  <w15:commentEx w15:paraId="350E7675" w15:done="0"/>
  <w15:commentEx w15:paraId="7133014E" w15:done="0"/>
  <w15:commentEx w15:paraId="2FBAA41A" w15:done="0"/>
  <w15:commentEx w15:paraId="07DFDDAF" w15:done="0"/>
  <w15:commentEx w15:paraId="338BC3A7" w15:done="0"/>
  <w15:commentEx w15:paraId="762BEB48" w15:done="0"/>
  <w15:commentEx w15:paraId="7F1BF8D5" w15:done="0"/>
  <w15:commentEx w15:paraId="230791F1" w15:done="0"/>
  <w15:commentEx w15:paraId="6351962A" w15:done="0"/>
  <w15:commentEx w15:paraId="777D53E6" w15:done="0"/>
  <w15:commentEx w15:paraId="774623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2AABE3" w16cex:dateUtc="2021-11-01T22:09:00Z"/>
  <w16cex:commentExtensible w16cex:durableId="252AAD4C" w16cex:dateUtc="2021-11-01T22:15:00Z"/>
  <w16cex:commentExtensible w16cex:durableId="252AAC59" w16cex:dateUtc="2021-11-01T22:11:00Z"/>
  <w16cex:commentExtensible w16cex:durableId="252AACAD" w16cex:dateUtc="2021-11-01T22:13:00Z"/>
  <w16cex:commentExtensible w16cex:durableId="252AACCA" w16cex:dateUtc="2021-11-01T22:13:00Z"/>
  <w16cex:commentExtensible w16cex:durableId="252C1605" w16cex:dateUtc="2021-11-02T23:54:00Z"/>
  <w16cex:commentExtensible w16cex:durableId="252AAFCD" w16cex:dateUtc="2021-11-01T22:26:00Z"/>
  <w16cex:commentExtensible w16cex:durableId="252AB0C4" w16cex:dateUtc="2021-11-01T22:30:00Z"/>
  <w16cex:commentExtensible w16cex:durableId="252AB0D4" w16cex:dateUtc="2021-11-01T22:30:00Z"/>
  <w16cex:commentExtensible w16cex:durableId="252AB131" w16cex:dateUtc="2021-11-01T22:32:00Z"/>
  <w16cex:commentExtensible w16cex:durableId="252AB660" w16cex:dateUtc="2021-11-01T22:54:00Z"/>
  <w16cex:commentExtensible w16cex:durableId="252AB1F2" w16cex:dateUtc="2021-11-01T22:35:00Z"/>
  <w16cex:commentExtensible w16cex:durableId="252AB278" w16cex:dateUtc="2021-11-01T22:37:00Z"/>
  <w16cex:commentExtensible w16cex:durableId="252AB2CB" w16cex:dateUtc="2021-11-01T22:39:00Z"/>
  <w16cex:commentExtensible w16cex:durableId="252AB317" w16cex:dateUtc="2021-11-01T22:40:00Z"/>
  <w16cex:commentExtensible w16cex:durableId="252AB392" w16cex:dateUtc="2021-11-01T22:42:00Z"/>
  <w16cex:commentExtensible w16cex:durableId="252AB423" w16cex:dateUtc="2021-11-01T22:44:00Z"/>
  <w16cex:commentExtensible w16cex:durableId="252AB534" w16cex:dateUtc="2021-11-01T22:49:00Z"/>
  <w16cex:commentExtensible w16cex:durableId="252AB58B" w16cex:dateUtc="2021-11-01T22:50:00Z"/>
  <w16cex:commentExtensible w16cex:durableId="252AB729" w16cex:dateUtc="2021-11-01T22:57:00Z"/>
  <w16cex:commentExtensible w16cex:durableId="252AB745" w16cex:dateUtc="2021-11-01T22:58:00Z"/>
  <w16cex:commentExtensible w16cex:durableId="252AB47F" w16cex:dateUtc="2021-11-01T22:46:00Z"/>
  <w16cex:commentExtensible w16cex:durableId="252AB79B" w16cex:dateUtc="2021-11-01T22:59:00Z"/>
  <w16cex:commentExtensible w16cex:durableId="252AB7B3" w16cex:dateUtc="2021-11-01T23:00:00Z"/>
  <w16cex:commentExtensible w16cex:durableId="252AB872" w16cex:dateUtc="2021-11-01T23:03:00Z"/>
  <w16cex:commentExtensible w16cex:durableId="252AB89D" w16cex:dateUtc="2021-11-01T23:03:00Z"/>
  <w16cex:commentExtensible w16cex:durableId="252C005E" w16cex:dateUtc="2021-11-02T22:22:00Z"/>
  <w16cex:commentExtensible w16cex:durableId="252C00F1" w16cex:dateUtc="2021-11-02T22:24:00Z"/>
  <w16cex:commentExtensible w16cex:durableId="252C0108" w16cex:dateUtc="2021-11-02T22:25:00Z"/>
  <w16cex:commentExtensible w16cex:durableId="252C012F" w16cex:dateUtc="2021-11-02T22:25:00Z"/>
  <w16cex:commentExtensible w16cex:durableId="252C0167" w16cex:dateUtc="2021-11-02T22:26:00Z"/>
  <w16cex:commentExtensible w16cex:durableId="252C01E8" w16cex:dateUtc="2021-11-02T22:28:00Z"/>
  <w16cex:commentExtensible w16cex:durableId="252C0209" w16cex:dateUtc="2021-11-02T22:29:00Z"/>
  <w16cex:commentExtensible w16cex:durableId="252C03AD" w16cex:dateUtc="2021-11-02T22:36:00Z"/>
  <w16cex:commentExtensible w16cex:durableId="252C03CE" w16cex:dateUtc="2021-11-02T22:37:00Z"/>
  <w16cex:commentExtensible w16cex:durableId="252C040E" w16cex:dateUtc="2021-11-02T22:38:00Z"/>
  <w16cex:commentExtensible w16cex:durableId="252C0425" w16cex:dateUtc="2021-11-02T22:38:00Z"/>
  <w16cex:commentExtensible w16cex:durableId="252C050B" w16cex:dateUtc="2021-11-02T22:42:00Z"/>
  <w16cex:commentExtensible w16cex:durableId="252C056A" w16cex:dateUtc="2021-11-02T22:43:00Z"/>
  <w16cex:commentExtensible w16cex:durableId="252C05B9" w16cex:dateUtc="2021-11-02T22:45:00Z"/>
  <w16cex:commentExtensible w16cex:durableId="252C0708" w16cex:dateUtc="2021-11-02T22:50:00Z"/>
  <w16cex:commentExtensible w16cex:durableId="252C0746" w16cex:dateUtc="2021-11-02T22:51:00Z"/>
  <w16cex:commentExtensible w16cex:durableId="252C0797" w16cex:dateUtc="2021-11-02T22:53:00Z"/>
  <w16cex:commentExtensible w16cex:durableId="252C0808" w16cex:dateUtc="2021-11-02T22:55:00Z"/>
  <w16cex:commentExtensible w16cex:durableId="252C088A" w16cex:dateUtc="2021-11-02T22:57:00Z"/>
  <w16cex:commentExtensible w16cex:durableId="252C08DA" w16cex:dateUtc="2021-11-02T22:58:00Z"/>
  <w16cex:commentExtensible w16cex:durableId="252C0777" w16cex:dateUtc="2021-11-02T22:52:00Z"/>
  <w16cex:commentExtensible w16cex:durableId="252C0F95" w16cex:dateUtc="2021-11-02T23:27:00Z"/>
  <w16cex:commentExtensible w16cex:durableId="252C0999" w16cex:dateUtc="2021-11-02T23:01:00Z"/>
  <w16cex:commentExtensible w16cex:durableId="252C0A08" w16cex:dateUtc="2021-11-02T23:03:00Z"/>
  <w16cex:commentExtensible w16cex:durableId="252C0AA2" w16cex:dateUtc="2021-11-02T23:06:00Z"/>
  <w16cex:commentExtensible w16cex:durableId="252C0AD8" w16cex:dateUtc="2021-11-02T23:07:00Z"/>
  <w16cex:commentExtensible w16cex:durableId="252C0AFD" w16cex:dateUtc="2021-11-02T23:07:00Z"/>
  <w16cex:commentExtensible w16cex:durableId="252C0B3D" w16cex:dateUtc="2021-11-02T23:08:00Z"/>
  <w16cex:commentExtensible w16cex:durableId="252C0B9E" w16cex:dateUtc="2021-11-02T23:10:00Z"/>
  <w16cex:commentExtensible w16cex:durableId="252C0C0E" w16cex:dateUtc="2021-11-02T23:12:00Z"/>
  <w16cex:commentExtensible w16cex:durableId="252C0C54" w16cex:dateUtc="2021-11-02T23:13:00Z"/>
  <w16cex:commentExtensible w16cex:durableId="252C0C67" w16cex:dateUtc="2021-11-02T23:13:00Z"/>
  <w16cex:commentExtensible w16cex:durableId="252C0CB2" w16cex:dateUtc="2021-11-02T23:14:00Z"/>
  <w16cex:commentExtensible w16cex:durableId="252C0D0D" w16cex:dateUtc="2021-11-02T23:16:00Z"/>
  <w16cex:commentExtensible w16cex:durableId="252C0E19" w16cex:dateUtc="2021-11-02T23:20:00Z"/>
  <w16cex:commentExtensible w16cex:durableId="252C0DC8" w16cex:dateUtc="2021-11-02T23:19:00Z"/>
  <w16cex:commentExtensible w16cex:durableId="252C0DF8" w16cex:dateUtc="2021-11-02T23:20:00Z"/>
  <w16cex:commentExtensible w16cex:durableId="252C0E41" w16cex:dateUtc="2021-11-02T23:21:00Z"/>
  <w16cex:commentExtensible w16cex:durableId="252C0EA3" w16cex:dateUtc="2021-11-02T23:23:00Z"/>
  <w16cex:commentExtensible w16cex:durableId="252C0F42" w16cex:dateUtc="2021-11-02T23:25:00Z"/>
  <w16cex:commentExtensible w16cex:durableId="252AB5A6" w16cex:dateUtc="2021-11-01T22:51:00Z"/>
  <w16cex:commentExtensible w16cex:durableId="252AB60C" w16cex:dateUtc="2021-11-01T22:53:00Z"/>
  <w16cex:commentExtensible w16cex:durableId="252C106E" w16cex:dateUtc="2021-11-02T23:30:00Z"/>
  <w16cex:commentExtensible w16cex:durableId="252C1040" w16cex:dateUtc="2021-11-02T23:30:00Z"/>
  <w16cex:commentExtensible w16cex:durableId="252C1101" w16cex:dateUtc="2021-11-02T23:33:00Z"/>
  <w16cex:commentExtensible w16cex:durableId="252C1132" w16cex:dateUtc="2021-11-02T23:34:00Z"/>
  <w16cex:commentExtensible w16cex:durableId="252C11D5" w16cex:dateUtc="2021-11-02T23:36:00Z"/>
  <w16cex:commentExtensible w16cex:durableId="252C1242" w16cex:dateUtc="2021-11-02T23: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86CD4D" w16cid:durableId="252AABE3"/>
  <w16cid:commentId w16cid:paraId="254D9C4F" w16cid:durableId="252AAD4C"/>
  <w16cid:commentId w16cid:paraId="578EEEFE" w16cid:durableId="252AAC59"/>
  <w16cid:commentId w16cid:paraId="7581FA1E" w16cid:durableId="252AACAD"/>
  <w16cid:commentId w16cid:paraId="0914984C" w16cid:durableId="252AACCA"/>
  <w16cid:commentId w16cid:paraId="381C3B80" w16cid:durableId="252C1605"/>
  <w16cid:commentId w16cid:paraId="2BBB8F46" w16cid:durableId="252AAFCD"/>
  <w16cid:commentId w16cid:paraId="64AF558B" w16cid:durableId="252AB0C4"/>
  <w16cid:commentId w16cid:paraId="7C5F0220" w16cid:durableId="252AB0D4"/>
  <w16cid:commentId w16cid:paraId="19E9D85A" w16cid:durableId="252AB131"/>
  <w16cid:commentId w16cid:paraId="221818F7" w16cid:durableId="252AB660"/>
  <w16cid:commentId w16cid:paraId="38B54C4F" w16cid:durableId="252AB1F2"/>
  <w16cid:commentId w16cid:paraId="4C20EF29" w16cid:durableId="252AB278"/>
  <w16cid:commentId w16cid:paraId="0606F8DD" w16cid:durableId="252AB2CB"/>
  <w16cid:commentId w16cid:paraId="4A73185B" w16cid:durableId="252AB317"/>
  <w16cid:commentId w16cid:paraId="308DCAF5" w16cid:durableId="252AB392"/>
  <w16cid:commentId w16cid:paraId="64201C65" w16cid:durableId="252AB423"/>
  <w16cid:commentId w16cid:paraId="16D9DAC6" w16cid:durableId="252AB534"/>
  <w16cid:commentId w16cid:paraId="59A1322D" w16cid:durableId="252AB58B"/>
  <w16cid:commentId w16cid:paraId="02F5294B" w16cid:durableId="252AB729"/>
  <w16cid:commentId w16cid:paraId="1CC8FE6E" w16cid:durableId="252AB745"/>
  <w16cid:commentId w16cid:paraId="46E7C338" w16cid:durableId="252AB47F"/>
  <w16cid:commentId w16cid:paraId="798B422B" w16cid:durableId="252AB79B"/>
  <w16cid:commentId w16cid:paraId="169FF88C" w16cid:durableId="252AB7B3"/>
  <w16cid:commentId w16cid:paraId="2A1EAE4D" w16cid:durableId="252AB872"/>
  <w16cid:commentId w16cid:paraId="30915A09" w16cid:durableId="252AB89D"/>
  <w16cid:commentId w16cid:paraId="334AC112" w16cid:durableId="252C005E"/>
  <w16cid:commentId w16cid:paraId="4E11FE65" w16cid:durableId="252C00F1"/>
  <w16cid:commentId w16cid:paraId="07505334" w16cid:durableId="252C0108"/>
  <w16cid:commentId w16cid:paraId="52CAB5AB" w16cid:durableId="252C012F"/>
  <w16cid:commentId w16cid:paraId="557489BD" w16cid:durableId="252C0167"/>
  <w16cid:commentId w16cid:paraId="5F330856" w16cid:durableId="252C01E8"/>
  <w16cid:commentId w16cid:paraId="6A2759F1" w16cid:durableId="252C0209"/>
  <w16cid:commentId w16cid:paraId="4C4EFA29" w16cid:durableId="252C03AD"/>
  <w16cid:commentId w16cid:paraId="0B4E2892" w16cid:durableId="252C03CE"/>
  <w16cid:commentId w16cid:paraId="09A3CD09" w16cid:durableId="252C040E"/>
  <w16cid:commentId w16cid:paraId="4657DC7B" w16cid:durableId="252C0425"/>
  <w16cid:commentId w16cid:paraId="2648E278" w16cid:durableId="252C050B"/>
  <w16cid:commentId w16cid:paraId="0077BB6E" w16cid:durableId="252C056A"/>
  <w16cid:commentId w16cid:paraId="66745EFE" w16cid:durableId="252C05B9"/>
  <w16cid:commentId w16cid:paraId="20F3098E" w16cid:durableId="252C0708"/>
  <w16cid:commentId w16cid:paraId="3AC99650" w16cid:durableId="252C0746"/>
  <w16cid:commentId w16cid:paraId="6643ACCD" w16cid:durableId="252C0797"/>
  <w16cid:commentId w16cid:paraId="09A2EDD2" w16cid:durableId="252C0808"/>
  <w16cid:commentId w16cid:paraId="322A4AEF" w16cid:durableId="252C088A"/>
  <w16cid:commentId w16cid:paraId="489BFB4C" w16cid:durableId="252C08DA"/>
  <w16cid:commentId w16cid:paraId="7A787366" w16cid:durableId="252C0777"/>
  <w16cid:commentId w16cid:paraId="1DC3A09E" w16cid:durableId="252C0F95"/>
  <w16cid:commentId w16cid:paraId="4545397D" w16cid:durableId="252C0999"/>
  <w16cid:commentId w16cid:paraId="6F41EA63" w16cid:durableId="252C0A08"/>
  <w16cid:commentId w16cid:paraId="5E9711B3" w16cid:durableId="252C0AA2"/>
  <w16cid:commentId w16cid:paraId="630C8A17" w16cid:durableId="252C0AD8"/>
  <w16cid:commentId w16cid:paraId="0516398B" w16cid:durableId="252C0AFD"/>
  <w16cid:commentId w16cid:paraId="29C2B502" w16cid:durableId="252C0B3D"/>
  <w16cid:commentId w16cid:paraId="0C334D05" w16cid:durableId="252C0B9E"/>
  <w16cid:commentId w16cid:paraId="1C4021AB" w16cid:durableId="252C0C0E"/>
  <w16cid:commentId w16cid:paraId="62AB1DF2" w16cid:durableId="252C0C54"/>
  <w16cid:commentId w16cid:paraId="589AAD45" w16cid:durableId="252C0C67"/>
  <w16cid:commentId w16cid:paraId="7B7B730D" w16cid:durableId="252C0CB2"/>
  <w16cid:commentId w16cid:paraId="45ECE08F" w16cid:durableId="252C0D0D"/>
  <w16cid:commentId w16cid:paraId="5CE350A7" w16cid:durableId="252C0E19"/>
  <w16cid:commentId w16cid:paraId="2F4A4822" w16cid:durableId="252C0DC8"/>
  <w16cid:commentId w16cid:paraId="57156912" w16cid:durableId="252C0DF8"/>
  <w16cid:commentId w16cid:paraId="350E7675" w16cid:durableId="252C0E41"/>
  <w16cid:commentId w16cid:paraId="7133014E" w16cid:durableId="252C0EA3"/>
  <w16cid:commentId w16cid:paraId="2FBAA41A" w16cid:durableId="252C0F42"/>
  <w16cid:commentId w16cid:paraId="07DFDDAF" w16cid:durableId="252AB5A6"/>
  <w16cid:commentId w16cid:paraId="338BC3A7" w16cid:durableId="252AB60C"/>
  <w16cid:commentId w16cid:paraId="762BEB48" w16cid:durableId="252C106E"/>
  <w16cid:commentId w16cid:paraId="7F1BF8D5" w16cid:durableId="252C1040"/>
  <w16cid:commentId w16cid:paraId="230791F1" w16cid:durableId="252C1101"/>
  <w16cid:commentId w16cid:paraId="6351962A" w16cid:durableId="252C1132"/>
  <w16cid:commentId w16cid:paraId="777D53E6" w16cid:durableId="252C11D5"/>
  <w16cid:commentId w16cid:paraId="774623C7" w16cid:durableId="252C12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A1D58B" w14:textId="77777777" w:rsidR="000269DF" w:rsidRDefault="000269DF">
      <w:pPr>
        <w:spacing w:after="0"/>
      </w:pPr>
      <w:r>
        <w:separator/>
      </w:r>
    </w:p>
  </w:endnote>
  <w:endnote w:type="continuationSeparator" w:id="0">
    <w:p w14:paraId="2CA4C22F" w14:textId="77777777" w:rsidR="000269DF" w:rsidRDefault="000269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85547E" w14:textId="77777777" w:rsidR="000269DF" w:rsidRDefault="000269DF">
      <w:r>
        <w:separator/>
      </w:r>
    </w:p>
  </w:footnote>
  <w:footnote w:type="continuationSeparator" w:id="0">
    <w:p w14:paraId="4739EF08" w14:textId="77777777" w:rsidR="000269DF" w:rsidRDefault="000269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071885B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omkovich, Sarah">
    <w15:presenceInfo w15:providerId="AD" w15:userId="S::tomkoset@umich.edu::683b2332-ca50-46ee-89e8-38ce8466d1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69DF"/>
    <w:rsid w:val="003106A6"/>
    <w:rsid w:val="0039436F"/>
    <w:rsid w:val="003C6C47"/>
    <w:rsid w:val="00401EF2"/>
    <w:rsid w:val="004B6FC4"/>
    <w:rsid w:val="004E29B3"/>
    <w:rsid w:val="00590D07"/>
    <w:rsid w:val="006405E7"/>
    <w:rsid w:val="007753A8"/>
    <w:rsid w:val="00784D58"/>
    <w:rsid w:val="007E0AFF"/>
    <w:rsid w:val="008D6863"/>
    <w:rsid w:val="009A1DEA"/>
    <w:rsid w:val="00A91F1E"/>
    <w:rsid w:val="00B021BC"/>
    <w:rsid w:val="00B43421"/>
    <w:rsid w:val="00B86B75"/>
    <w:rsid w:val="00BC48D5"/>
    <w:rsid w:val="00C36279"/>
    <w:rsid w:val="00CC4BDA"/>
    <w:rsid w:val="00CF6459"/>
    <w:rsid w:val="00E315A3"/>
    <w:rsid w:val="00E51402"/>
    <w:rsid w:val="00F0469A"/>
    <w:rsid w:val="00F8026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DA230B"/>
  <w15:docId w15:val="{9F5816FC-54AB-2E4E-95C5-08D377341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F80268"/>
    <w:rPr>
      <w:sz w:val="16"/>
      <w:szCs w:val="16"/>
    </w:rPr>
  </w:style>
  <w:style w:type="paragraph" w:styleId="CommentText">
    <w:name w:val="annotation text"/>
    <w:basedOn w:val="Normal"/>
    <w:link w:val="CommentTextChar"/>
    <w:semiHidden/>
    <w:unhideWhenUsed/>
    <w:rsid w:val="00F80268"/>
    <w:rPr>
      <w:sz w:val="20"/>
      <w:szCs w:val="20"/>
    </w:rPr>
  </w:style>
  <w:style w:type="character" w:customStyle="1" w:styleId="CommentTextChar">
    <w:name w:val="Comment Text Char"/>
    <w:basedOn w:val="DefaultParagraphFont"/>
    <w:link w:val="CommentText"/>
    <w:semiHidden/>
    <w:rsid w:val="00F80268"/>
    <w:rPr>
      <w:sz w:val="20"/>
      <w:szCs w:val="20"/>
    </w:rPr>
  </w:style>
  <w:style w:type="paragraph" w:styleId="CommentSubject">
    <w:name w:val="annotation subject"/>
    <w:basedOn w:val="CommentText"/>
    <w:next w:val="CommentText"/>
    <w:link w:val="CommentSubjectChar"/>
    <w:semiHidden/>
    <w:unhideWhenUsed/>
    <w:rsid w:val="00F80268"/>
    <w:rPr>
      <w:b/>
      <w:bCs/>
    </w:rPr>
  </w:style>
  <w:style w:type="character" w:customStyle="1" w:styleId="CommentSubjectChar">
    <w:name w:val="Comment Subject Char"/>
    <w:basedOn w:val="CommentTextChar"/>
    <w:link w:val="CommentSubject"/>
    <w:semiHidden/>
    <w:rsid w:val="00F80268"/>
    <w:rPr>
      <w:b/>
      <w:bCs/>
      <w:sz w:val="20"/>
      <w:szCs w:val="20"/>
    </w:rPr>
  </w:style>
  <w:style w:type="paragraph" w:styleId="BalloonText">
    <w:name w:val="Balloon Text"/>
    <w:basedOn w:val="Normal"/>
    <w:link w:val="BalloonTextChar"/>
    <w:semiHidden/>
    <w:unhideWhenUsed/>
    <w:rsid w:val="00F80268"/>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80268"/>
    <w:rPr>
      <w:rFonts w:ascii="Times New Roman" w:hAnsi="Times New Roman" w:cs="Times New Roman"/>
      <w:sz w:val="18"/>
      <w:szCs w:val="18"/>
    </w:rPr>
  </w:style>
  <w:style w:type="character" w:styleId="UnresolvedMention">
    <w:name w:val="Unresolved Mention"/>
    <w:basedOn w:val="DefaultParagraphFont"/>
    <w:uiPriority w:val="99"/>
    <w:semiHidden/>
    <w:unhideWhenUsed/>
    <w:rsid w:val="004B6F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2" Type="http://schemas.openxmlformats.org/officeDocument/2006/relationships/hyperlink" Target="https://pubmed.ncbi.nlm.nih.gov/27121861/" TargetMode="External"/><Relationship Id="rId1" Type="http://schemas.openxmlformats.org/officeDocument/2006/relationships/hyperlink" Target="https://pubmed.ncbi.nlm.nih.gov/34646358/"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016/j.jhin.2011.04.017" TargetMode="External"/><Relationship Id="rId21" Type="http://schemas.openxmlformats.org/officeDocument/2006/relationships/hyperlink" Target="https://doi.org/10.1128/msphere.00869-20" TargetMode="External"/><Relationship Id="rId42" Type="http://schemas.openxmlformats.org/officeDocument/2006/relationships/hyperlink" Target="https://doi.org/10.1038/s41522-019-0087-4" TargetMode="External"/><Relationship Id="rId47" Type="http://schemas.openxmlformats.org/officeDocument/2006/relationships/hyperlink" Target="https://doi.org/10.1371/journal.ppat.1002995" TargetMode="External"/><Relationship Id="rId63" Type="http://schemas.openxmlformats.org/officeDocument/2006/relationships/hyperlink" Target="https://doi.org/10.1128/iai.00647-12" TargetMode="External"/><Relationship Id="rId68" Type="http://schemas.openxmlformats.org/officeDocument/2006/relationships/hyperlink" Target="https://doi.org/10.1038/s41564-020-0668-2" TargetMode="External"/><Relationship Id="rId84" Type="http://schemas.openxmlformats.org/officeDocument/2006/relationships/image" Target="media/image6.jpg"/><Relationship Id="rId89" Type="http://schemas.microsoft.com/office/2011/relationships/people" Target="people.xml"/><Relationship Id="rId16" Type="http://schemas.openxmlformats.org/officeDocument/2006/relationships/hyperlink" Target="https://doi.org/10.1017/ice.2017.89" TargetMode="External"/><Relationship Id="rId11" Type="http://schemas.openxmlformats.org/officeDocument/2006/relationships/hyperlink" Target="mailto:pschloss@umich.edu" TargetMode="External"/><Relationship Id="rId32" Type="http://schemas.openxmlformats.org/officeDocument/2006/relationships/hyperlink" Target="https://doi.org/10.1086/592257" TargetMode="External"/><Relationship Id="rId37" Type="http://schemas.openxmlformats.org/officeDocument/2006/relationships/hyperlink" Target="https://doi.org/10.1128/msystems.00063-17" TargetMode="External"/><Relationship Id="rId53" Type="http://schemas.openxmlformats.org/officeDocument/2006/relationships/hyperlink" Target="https://doi.org/10.1371/journal.pone.0212626" TargetMode="External"/><Relationship Id="rId58" Type="http://schemas.openxmlformats.org/officeDocument/2006/relationships/hyperlink" Target="https://doi.org/10.1371/journal.pcbi.1003388" TargetMode="External"/><Relationship Id="rId74" Type="http://schemas.openxmlformats.org/officeDocument/2006/relationships/hyperlink" Target="https://doi.org/10.1038/s41467-021-22302-0" TargetMode="External"/><Relationship Id="rId79" Type="http://schemas.openxmlformats.org/officeDocument/2006/relationships/image" Target="media/image1.jp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hyperlink" Target="https://doi.org/10.1186/1471-2334-13-316" TargetMode="External"/><Relationship Id="rId22" Type="http://schemas.openxmlformats.org/officeDocument/2006/relationships/hyperlink" Target="https://doi.org/10.1016/j.anaerobe.2013.04.003" TargetMode="External"/><Relationship Id="rId27" Type="http://schemas.openxmlformats.org/officeDocument/2006/relationships/hyperlink" Target="https://doi.org/10.1093/cid/cix1085" TargetMode="External"/><Relationship Id="rId30" Type="http://schemas.openxmlformats.org/officeDocument/2006/relationships/hyperlink" Target="https://doi.org/10.1128/iai.00960-19" TargetMode="External"/><Relationship Id="rId35" Type="http://schemas.openxmlformats.org/officeDocument/2006/relationships/hyperlink" Target="https://doi.org/10.1073/pnas.0914322107" TargetMode="External"/><Relationship Id="rId43" Type="http://schemas.openxmlformats.org/officeDocument/2006/relationships/hyperlink" Target="https://doi.org/10.1038/nature12503" TargetMode="External"/><Relationship Id="rId48" Type="http://schemas.openxmlformats.org/officeDocument/2006/relationships/hyperlink" Target="https://doi.org/10.4161/gmic.2.3.16333" TargetMode="External"/><Relationship Id="rId56" Type="http://schemas.openxmlformats.org/officeDocument/2006/relationships/hyperlink" Target="https://doi.org/10.7717/peerj.3254" TargetMode="External"/><Relationship Id="rId64" Type="http://schemas.openxmlformats.org/officeDocument/2006/relationships/hyperlink" Target="https://doi.org/10.1128/msphere.00283-21" TargetMode="External"/><Relationship Id="rId69" Type="http://schemas.openxmlformats.org/officeDocument/2006/relationships/hyperlink" Target="https://doi.org/10.1155/2019/4549298" TargetMode="External"/><Relationship Id="rId77" Type="http://schemas.openxmlformats.org/officeDocument/2006/relationships/hyperlink" Target="https://doi.org/10.1186/2049-2618-1-15" TargetMode="External"/><Relationship Id="rId8" Type="http://schemas.microsoft.com/office/2011/relationships/commentsExtended" Target="commentsExtended.xml"/><Relationship Id="rId51" Type="http://schemas.openxmlformats.org/officeDocument/2006/relationships/hyperlink" Target="https://doi.org/10.1016/j.foodchem.2021.129071" TargetMode="External"/><Relationship Id="rId72" Type="http://schemas.openxmlformats.org/officeDocument/2006/relationships/hyperlink" Target="https://doi.org/10.1128/iai.00362-19" TargetMode="External"/><Relationship Id="rId80" Type="http://schemas.openxmlformats.org/officeDocument/2006/relationships/image" Target="media/image2.jpg"/><Relationship Id="rId85" Type="http://schemas.openxmlformats.org/officeDocument/2006/relationships/image" Target="media/image7.jpg"/><Relationship Id="rId3" Type="http://schemas.openxmlformats.org/officeDocument/2006/relationships/settings" Target="settings.xml"/><Relationship Id="rId12" Type="http://schemas.openxmlformats.org/officeDocument/2006/relationships/hyperlink" Target="https://github.com/SchlossLab/Lesniak_XXXX" TargetMode="External"/><Relationship Id="rId17" Type="http://schemas.openxmlformats.org/officeDocument/2006/relationships/hyperlink" Target="https://doi.org/10.1128/jb.01765-07" TargetMode="External"/><Relationship Id="rId25" Type="http://schemas.openxmlformats.org/officeDocument/2006/relationships/hyperlink" Target="https://doi.org/10.1038/nmicrobiol.2016.108" TargetMode="External"/><Relationship Id="rId33" Type="http://schemas.openxmlformats.org/officeDocument/2006/relationships/hyperlink" Target="https://doi.org/10.1053/j.gastro.2009.02.073" TargetMode="External"/><Relationship Id="rId38" Type="http://schemas.openxmlformats.org/officeDocument/2006/relationships/hyperlink" Target="https://doi.org/10.1128/msphere.01238-20" TargetMode="External"/><Relationship Id="rId46" Type="http://schemas.openxmlformats.org/officeDocument/2006/relationships/hyperlink" Target="https://doi.org/10.1186/s40168-015-0097-2" TargetMode="External"/><Relationship Id="rId59" Type="http://schemas.openxmlformats.org/officeDocument/2006/relationships/hyperlink" Target="https://doi.org/10.1007/s10620-021-07131-x" TargetMode="External"/><Relationship Id="rId67" Type="http://schemas.openxmlformats.org/officeDocument/2006/relationships/hyperlink" Target="https://doi.org/10.1128/iai.02627-14" TargetMode="External"/><Relationship Id="rId20" Type="http://schemas.openxmlformats.org/officeDocument/2006/relationships/hyperlink" Target="https://doi.org/10.1016/j.chembiol.2018.10.003" TargetMode="External"/><Relationship Id="rId41" Type="http://schemas.openxmlformats.org/officeDocument/2006/relationships/hyperlink" Target="https://doi.org/10.1128/jb.00610-10" TargetMode="External"/><Relationship Id="rId54" Type="http://schemas.openxmlformats.org/officeDocument/2006/relationships/hyperlink" Target="https://doi.org/10.1128/aem.70.10.5810-5817.2004" TargetMode="External"/><Relationship Id="rId62" Type="http://schemas.openxmlformats.org/officeDocument/2006/relationships/hyperlink" Target="https://doi.org/10.1021/acsinfecdis.0c00634" TargetMode="External"/><Relationship Id="rId70" Type="http://schemas.openxmlformats.org/officeDocument/2006/relationships/hyperlink" Target="https://doi.org/10.1128/mbio.01021-14" TargetMode="External"/><Relationship Id="rId75" Type="http://schemas.openxmlformats.org/officeDocument/2006/relationships/hyperlink" Target="https://doi.org/10.1128/jcm.02926-14" TargetMode="External"/><Relationship Id="rId83" Type="http://schemas.openxmlformats.org/officeDocument/2006/relationships/image" Target="media/image5.jp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93/cid/ciab737" TargetMode="External"/><Relationship Id="rId23" Type="http://schemas.openxmlformats.org/officeDocument/2006/relationships/hyperlink" Target="https://doi.org/10.1128/jcm.44.2.353-358.2006" TargetMode="External"/><Relationship Id="rId28" Type="http://schemas.openxmlformats.org/officeDocument/2006/relationships/hyperlink" Target="https://doi.org/10.1086/519265" TargetMode="External"/><Relationship Id="rId36" Type="http://schemas.openxmlformats.org/officeDocument/2006/relationships/hyperlink" Target="https://doi.org/10.1128/mbio.00974-15" TargetMode="External"/><Relationship Id="rId49" Type="http://schemas.openxmlformats.org/officeDocument/2006/relationships/hyperlink" Target="https://doi.org/10.1093/carcin/bgr256" TargetMode="External"/><Relationship Id="rId57" Type="http://schemas.openxmlformats.org/officeDocument/2006/relationships/hyperlink" Target="https://doi.org/10.1080/17460441.2019.1549032" TargetMode="External"/><Relationship Id="rId10" Type="http://schemas.microsoft.com/office/2018/08/relationships/commentsExtensible" Target="commentsExtensible.xml"/><Relationship Id="rId31" Type="http://schemas.openxmlformats.org/officeDocument/2006/relationships/hyperlink" Target="https://doi.org/10.4161/gmic.19142" TargetMode="External"/><Relationship Id="rId44" Type="http://schemas.openxmlformats.org/officeDocument/2006/relationships/hyperlink" Target="https://doi.org/10.1016/j.chom.2014.11.003" TargetMode="External"/><Relationship Id="rId52" Type="http://schemas.openxmlformats.org/officeDocument/2006/relationships/hyperlink" Target="https://doi.org/10.1007/s00394-019-02110-5" TargetMode="External"/><Relationship Id="rId60" Type="http://schemas.openxmlformats.org/officeDocument/2006/relationships/hyperlink" Target="https://doi.org/10.3390/microorganisms6030075" TargetMode="External"/><Relationship Id="rId65" Type="http://schemas.openxmlformats.org/officeDocument/2006/relationships/hyperlink" Target="https://doi.org/10.1099/ijsem.0.003698" TargetMode="External"/><Relationship Id="rId73" Type="http://schemas.openxmlformats.org/officeDocument/2006/relationships/hyperlink" Target="https://doi.org/10.1038/nm.4174" TargetMode="External"/><Relationship Id="rId78" Type="http://schemas.openxmlformats.org/officeDocument/2006/relationships/hyperlink" Target="https://doi.org/10.1128/mbio.02733-20" TargetMode="External"/><Relationship Id="rId81" Type="http://schemas.openxmlformats.org/officeDocument/2006/relationships/image" Target="media/image3.jpg"/><Relationship Id="rId86" Type="http://schemas.openxmlformats.org/officeDocument/2006/relationships/image" Target="media/image8.jpg"/><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hyperlink" Target="https://doi.org/10.1128/mbio.00180-20" TargetMode="External"/><Relationship Id="rId18" Type="http://schemas.openxmlformats.org/officeDocument/2006/relationships/hyperlink" Target="https://doi.org/10.1016/j.anaerobe.2017.03.004" TargetMode="External"/><Relationship Id="rId39" Type="http://schemas.openxmlformats.org/officeDocument/2006/relationships/hyperlink" Target="https://doi.org/10.1007/s00253-016-8006-6" TargetMode="External"/><Relationship Id="rId34" Type="http://schemas.openxmlformats.org/officeDocument/2006/relationships/hyperlink" Target="https://doi.org/10.1053/j.gastro.2008.09.002" TargetMode="External"/><Relationship Id="rId50" Type="http://schemas.openxmlformats.org/officeDocument/2006/relationships/hyperlink" Target="https://doi.org/10.1038/s41396-019-0363-6" TargetMode="External"/><Relationship Id="rId55" Type="http://schemas.openxmlformats.org/officeDocument/2006/relationships/hyperlink" Target="https://doi.org/10.3389/fmicb.2018.01967" TargetMode="External"/><Relationship Id="rId76" Type="http://schemas.openxmlformats.org/officeDocument/2006/relationships/hyperlink" Target="https://doi.org/10.1038/s41385-020-0296-4" TargetMode="External"/><Relationship Id="rId7" Type="http://schemas.openxmlformats.org/officeDocument/2006/relationships/comments" Target="comments.xml"/><Relationship Id="rId71" Type="http://schemas.openxmlformats.org/officeDocument/2006/relationships/hyperlink" Target="https://doi.org/10.1186/s13099-020-00348-7" TargetMode="External"/><Relationship Id="rId2" Type="http://schemas.openxmlformats.org/officeDocument/2006/relationships/styles" Target="styles.xml"/><Relationship Id="rId29" Type="http://schemas.openxmlformats.org/officeDocument/2006/relationships/hyperlink" Target="https://doi.org/10.1093/infdis/jiy338" TargetMode="External"/><Relationship Id="rId24" Type="http://schemas.openxmlformats.org/officeDocument/2006/relationships/hyperlink" Target="https://doi.org/10.1186/s12866-020-1710-5" TargetMode="External"/><Relationship Id="rId40" Type="http://schemas.openxmlformats.org/officeDocument/2006/relationships/hyperlink" Target="https://doi.org/10.1016/j.mam.2017.06.002" TargetMode="External"/><Relationship Id="rId45" Type="http://schemas.openxmlformats.org/officeDocument/2006/relationships/hyperlink" Target="https://doi.org/10.3390/toxins8050153" TargetMode="External"/><Relationship Id="rId66" Type="http://schemas.openxmlformats.org/officeDocument/2006/relationships/hyperlink" Target="https://doi.org/10.1007/s10096-005-1334-6" TargetMode="External"/><Relationship Id="rId87" Type="http://schemas.openxmlformats.org/officeDocument/2006/relationships/image" Target="media/image9.jpg"/><Relationship Id="rId61" Type="http://schemas.openxmlformats.org/officeDocument/2006/relationships/hyperlink" Target="https://doi.org/10.3389/fmicb.2018.02976" TargetMode="External"/><Relationship Id="rId82" Type="http://schemas.openxmlformats.org/officeDocument/2006/relationships/image" Target="media/image4.jpg"/><Relationship Id="rId19" Type="http://schemas.openxmlformats.org/officeDocument/2006/relationships/hyperlink" Target="https://doi.org/10.1371/journal.ppat.10100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TotalTime>
  <Pages>25</Pages>
  <Words>8394</Words>
  <Characters>47848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Tomkovich, Sarah</dc:creator>
  <cp:keywords/>
  <cp:lastModifiedBy>Tomkovich, Sarah</cp:lastModifiedBy>
  <cp:revision>4</cp:revision>
  <dcterms:created xsi:type="dcterms:W3CDTF">2021-11-01T22:06:00Z</dcterms:created>
  <dcterms:modified xsi:type="dcterms:W3CDTF">2021-11-02T23:58:00Z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mbio.csl</vt:lpwstr>
  </property>
  <property fmtid="{D5CDD505-2E9C-101B-9397-08002B2CF9AE}" pid="4" name="fontsize">
    <vt:lpwstr>12pt</vt:lpwstr>
  </property>
  <property fmtid="{D5CDD505-2E9C-101B-9397-08002B2CF9AE}" pid="5" name="output">
    <vt:lpwstr/>
  </property>
</Properties>
</file>